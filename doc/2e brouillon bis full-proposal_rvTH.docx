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8DA46" w14:textId="3FD50444" w:rsidR="00BB0A11" w:rsidRDefault="00703B9E" w:rsidP="00B47935">
      <w:pPr>
        <w:spacing w:before="0" w:after="0" w:line="240" w:lineRule="auto"/>
        <w:jc w:val="center"/>
        <w:rPr>
          <w:rFonts w:ascii="Arial" w:eastAsia="MS Mincho" w:hAnsi="Arial" w:cs="Times New Roman"/>
          <w:b/>
          <w:sz w:val="40"/>
          <w:szCs w:val="40"/>
          <w:lang w:val="fr-FR" w:eastAsia="ja-JP"/>
        </w:rPr>
      </w:pPr>
      <w:r>
        <w:rPr>
          <w:noProof/>
        </w:rPr>
        <w:drawing>
          <wp:anchor distT="0" distB="0" distL="114300" distR="114300" simplePos="0" relativeHeight="251659264" behindDoc="1" locked="0" layoutInCell="1" allowOverlap="1" wp14:anchorId="232B0052" wp14:editId="6A1178B2">
            <wp:simplePos x="0" y="0"/>
            <wp:positionH relativeFrom="margin">
              <wp:align>left</wp:align>
            </wp:positionH>
            <wp:positionV relativeFrom="paragraph">
              <wp:posOffset>9525</wp:posOffset>
            </wp:positionV>
            <wp:extent cx="886691" cy="886691"/>
            <wp:effectExtent l="0" t="0" r="8890" b="889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6691" cy="8866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EFB2C3" w14:textId="6311E041" w:rsidR="00FF04CD" w:rsidRPr="00703B9E" w:rsidRDefault="00703B9E" w:rsidP="00B47935">
      <w:pPr>
        <w:spacing w:before="0" w:after="0" w:line="240" w:lineRule="auto"/>
        <w:ind w:left="1560"/>
        <w:rPr>
          <w:rFonts w:asciiTheme="minorHAnsi" w:hAnsiTheme="minorHAnsi" w:cstheme="minorHAnsi"/>
          <w:b/>
          <w:sz w:val="26"/>
          <w:szCs w:val="26"/>
          <w:lang w:val="en-GB"/>
        </w:rPr>
      </w:pPr>
      <w:bookmarkStart w:id="0" w:name="_Hlk191479963"/>
      <w:r w:rsidRPr="00703B9E">
        <w:rPr>
          <w:rFonts w:asciiTheme="minorHAnsi" w:hAnsiTheme="minorHAnsi" w:cstheme="minorHAnsi"/>
          <w:b/>
          <w:sz w:val="26"/>
          <w:szCs w:val="26"/>
          <w:lang w:val="en-GB"/>
        </w:rPr>
        <w:t>AL-Andalus – MAghreb. CIRculation of gold and silver for coinage in the Medieval Islamic West (8</w:t>
      </w:r>
      <w:r w:rsidRPr="00703B9E">
        <w:rPr>
          <w:rFonts w:asciiTheme="minorHAnsi" w:hAnsiTheme="minorHAnsi" w:cstheme="minorHAnsi"/>
          <w:b/>
          <w:sz w:val="26"/>
          <w:szCs w:val="26"/>
          <w:vertAlign w:val="superscript"/>
          <w:lang w:val="en-GB"/>
        </w:rPr>
        <w:t>th</w:t>
      </w:r>
      <w:r w:rsidRPr="00703B9E">
        <w:rPr>
          <w:rFonts w:asciiTheme="minorHAnsi" w:hAnsiTheme="minorHAnsi" w:cstheme="minorHAnsi"/>
          <w:b/>
          <w:sz w:val="26"/>
          <w:szCs w:val="26"/>
          <w:lang w:val="en-GB"/>
        </w:rPr>
        <w:t>-13</w:t>
      </w:r>
      <w:r w:rsidRPr="00703B9E">
        <w:rPr>
          <w:rFonts w:asciiTheme="minorHAnsi" w:hAnsiTheme="minorHAnsi" w:cstheme="minorHAnsi"/>
          <w:b/>
          <w:sz w:val="26"/>
          <w:szCs w:val="26"/>
          <w:vertAlign w:val="superscript"/>
          <w:lang w:val="en-GB"/>
        </w:rPr>
        <w:t>th</w:t>
      </w:r>
      <w:r w:rsidRPr="00703B9E">
        <w:rPr>
          <w:rFonts w:asciiTheme="minorHAnsi" w:hAnsiTheme="minorHAnsi" w:cstheme="minorHAnsi"/>
          <w:b/>
          <w:sz w:val="26"/>
          <w:szCs w:val="26"/>
          <w:lang w:val="en-GB"/>
        </w:rPr>
        <w:t xml:space="preserve"> centuries)</w:t>
      </w:r>
    </w:p>
    <w:bookmarkEnd w:id="0"/>
    <w:p w14:paraId="67E504DD" w14:textId="7585FDAD" w:rsidR="00703B9E" w:rsidRPr="0055128A" w:rsidRDefault="00703B9E" w:rsidP="00B47935">
      <w:pPr>
        <w:spacing w:before="0" w:after="0" w:line="240" w:lineRule="auto"/>
        <w:rPr>
          <w:rFonts w:ascii="Calibri" w:eastAsia="MS Mincho" w:hAnsi="Calibri" w:cs="Times New Roman"/>
          <w:i/>
          <w:color w:val="808080"/>
          <w:szCs w:val="24"/>
          <w:lang w:val="en-GB" w:eastAsia="ja-JP"/>
        </w:rPr>
      </w:pPr>
    </w:p>
    <w:p w14:paraId="0583C76D" w14:textId="77777777" w:rsidR="00703B9E" w:rsidRDefault="00703B9E" w:rsidP="00B47935">
      <w:pPr>
        <w:spacing w:before="0" w:after="0" w:line="240" w:lineRule="auto"/>
        <w:rPr>
          <w:rFonts w:asciiTheme="minorHAnsi" w:eastAsia="MS Mincho" w:hAnsiTheme="minorHAnsi" w:cs="Times New Roman"/>
          <w:i/>
          <w:color w:val="808080"/>
          <w:szCs w:val="24"/>
          <w:lang w:val="en-GB" w:eastAsia="ja-JP"/>
        </w:rPr>
      </w:pPr>
    </w:p>
    <w:p w14:paraId="56469785" w14:textId="17F8FF49" w:rsidR="00BB0A11" w:rsidRPr="00274AB4" w:rsidRDefault="00BB0A11" w:rsidP="00B47935">
      <w:pPr>
        <w:spacing w:before="0" w:after="0" w:line="240" w:lineRule="auto"/>
        <w:rPr>
          <w:rFonts w:ascii="Calibri" w:eastAsia="MS Mincho" w:hAnsi="Calibri" w:cs="Times New Roman"/>
          <w:i/>
          <w:color w:val="808080"/>
          <w:szCs w:val="24"/>
          <w:lang w:val="en-GB" w:eastAsia="ja-JP"/>
        </w:rPr>
      </w:pPr>
    </w:p>
    <w:p w14:paraId="6D2FA746" w14:textId="2B865DAA" w:rsidR="00BB0A11" w:rsidRDefault="00274AB4" w:rsidP="00D47CEF">
      <w:pPr>
        <w:spacing w:before="0" w:after="0" w:line="276" w:lineRule="auto"/>
        <w:jc w:val="left"/>
        <w:rPr>
          <w:rFonts w:ascii="Arial" w:eastAsia="MS Mincho" w:hAnsi="Arial" w:cs="Times New Roman"/>
          <w:b/>
          <w:szCs w:val="24"/>
          <w:lang w:eastAsia="ja-JP"/>
        </w:rPr>
      </w:pPr>
      <w:r w:rsidRPr="009F3F6A">
        <w:rPr>
          <w:rFonts w:ascii="Arial" w:eastAsia="MS Mincho" w:hAnsi="Arial" w:cs="Times New Roman"/>
          <w:b/>
          <w:szCs w:val="24"/>
          <w:lang w:eastAsia="ja-JP"/>
        </w:rPr>
        <w:t>Summary table of persons involved in the project:</w:t>
      </w:r>
    </w:p>
    <w:p w14:paraId="53799399" w14:textId="77777777" w:rsidR="00703B9E" w:rsidRDefault="00703B9E" w:rsidP="00D47CEF">
      <w:pPr>
        <w:spacing w:before="0" w:line="276" w:lineRule="auto"/>
        <w:rPr>
          <w:rFonts w:ascii="Calibri" w:eastAsiaTheme="minorHAnsi" w:hAnsi="Calibri" w:cs="Calibri"/>
          <w:sz w:val="18"/>
          <w:szCs w:val="18"/>
          <w:lang w:val="en-GB" w:eastAsia="en-US"/>
        </w:rPr>
      </w:pPr>
      <w:r w:rsidRPr="006020A2">
        <w:rPr>
          <w:rFonts w:ascii="Calibri" w:eastAsiaTheme="minorHAnsi" w:hAnsi="Calibri" w:cs="Calibri"/>
          <w:sz w:val="18"/>
          <w:szCs w:val="18"/>
          <w:lang w:val="en-GB" w:eastAsia="en-US"/>
        </w:rPr>
        <w:t xml:space="preserve">The project has one partner: </w:t>
      </w:r>
      <w:r>
        <w:rPr>
          <w:rFonts w:ascii="Calibri" w:eastAsiaTheme="minorHAnsi" w:hAnsi="Calibri" w:cs="Calibri"/>
          <w:sz w:val="18"/>
          <w:szCs w:val="18"/>
          <w:lang w:val="en-GB" w:eastAsia="en-US"/>
        </w:rPr>
        <w:t xml:space="preserve">IRAMAT </w:t>
      </w:r>
      <w:r w:rsidRPr="006020A2">
        <w:rPr>
          <w:rFonts w:ascii="Calibri" w:eastAsiaTheme="minorHAnsi" w:hAnsi="Calibri" w:cs="Calibri"/>
          <w:sz w:val="18"/>
          <w:szCs w:val="18"/>
          <w:lang w:val="en-GB" w:eastAsia="en-US"/>
        </w:rPr>
        <w:t xml:space="preserve">UMR </w:t>
      </w:r>
      <w:r>
        <w:rPr>
          <w:rFonts w:ascii="Calibri" w:eastAsiaTheme="minorHAnsi" w:hAnsi="Calibri" w:cs="Calibri"/>
          <w:sz w:val="18"/>
          <w:szCs w:val="18"/>
          <w:lang w:val="en-GB" w:eastAsia="en-US"/>
        </w:rPr>
        <w:t>7065</w:t>
      </w:r>
      <w:r w:rsidRPr="006020A2">
        <w:rPr>
          <w:rFonts w:ascii="Calibri" w:eastAsiaTheme="minorHAnsi" w:hAnsi="Calibri" w:cs="Calibri"/>
          <w:sz w:val="18"/>
          <w:szCs w:val="18"/>
          <w:lang w:val="en-GB" w:eastAsia="en-US"/>
        </w:rPr>
        <w:t>. Staff hired by the project is shown in italics.</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276"/>
        <w:gridCol w:w="1276"/>
        <w:gridCol w:w="1275"/>
        <w:gridCol w:w="2394"/>
        <w:gridCol w:w="1575"/>
      </w:tblGrid>
      <w:tr w:rsidR="00274AB4" w:rsidRPr="00EE3E7F" w14:paraId="137CC7B6" w14:textId="77777777" w:rsidTr="00C517C7">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71345D0" w14:textId="77777777" w:rsidR="00274AB4" w:rsidRPr="00EE3E7F" w:rsidRDefault="00274AB4" w:rsidP="00B47935">
            <w:pPr>
              <w:spacing w:before="0" w:after="0" w:line="240" w:lineRule="auto"/>
              <w:jc w:val="center"/>
              <w:rPr>
                <w:rFonts w:asciiTheme="minorHAnsi" w:eastAsia="MS Mincho" w:hAnsiTheme="minorHAnsi" w:cstheme="minorHAnsi"/>
                <w:b/>
                <w:sz w:val="20"/>
                <w:szCs w:val="20"/>
                <w:lang w:val="fr-FR" w:eastAsia="ja-JP"/>
              </w:rPr>
            </w:pPr>
            <w:r w:rsidRPr="00EE3E7F">
              <w:rPr>
                <w:rFonts w:asciiTheme="minorHAnsi" w:eastAsia="MS Mincho" w:hAnsiTheme="minorHAnsi" w:cstheme="minorHAnsi"/>
                <w:b/>
                <w:sz w:val="20"/>
                <w:szCs w:val="20"/>
                <w:lang w:val="fr-FR" w:eastAsia="ja-JP"/>
              </w:rPr>
              <w:t>Partner</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96A0EDE" w14:textId="77777777" w:rsidR="00274AB4" w:rsidRPr="00EE3E7F" w:rsidRDefault="00274AB4" w:rsidP="00B47935">
            <w:pPr>
              <w:spacing w:before="0" w:after="0" w:line="240" w:lineRule="auto"/>
              <w:jc w:val="center"/>
              <w:rPr>
                <w:rFonts w:asciiTheme="minorHAnsi" w:eastAsia="MS Mincho" w:hAnsiTheme="minorHAnsi" w:cstheme="minorHAnsi"/>
                <w:b/>
                <w:sz w:val="20"/>
                <w:szCs w:val="20"/>
                <w:lang w:val="fr-FR" w:eastAsia="ja-JP"/>
              </w:rPr>
            </w:pPr>
            <w:r w:rsidRPr="00EE3E7F">
              <w:rPr>
                <w:rFonts w:asciiTheme="minorHAnsi" w:eastAsia="MS Mincho" w:hAnsiTheme="minorHAnsi" w:cstheme="minorHAnsi"/>
                <w:b/>
                <w:sz w:val="20"/>
                <w:szCs w:val="20"/>
                <w:lang w:val="fr-FR" w:eastAsia="ja-JP"/>
              </w:rPr>
              <w:t>Name</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4C95C1F" w14:textId="77777777" w:rsidR="00274AB4" w:rsidRPr="00EE3E7F" w:rsidRDefault="00274AB4" w:rsidP="00B47935">
            <w:pPr>
              <w:spacing w:before="0" w:after="0" w:line="240" w:lineRule="auto"/>
              <w:jc w:val="center"/>
              <w:rPr>
                <w:rFonts w:asciiTheme="minorHAnsi" w:eastAsia="MS Mincho" w:hAnsiTheme="minorHAnsi" w:cstheme="minorHAnsi"/>
                <w:b/>
                <w:sz w:val="20"/>
                <w:szCs w:val="20"/>
                <w:lang w:val="fr-FR" w:eastAsia="ja-JP"/>
              </w:rPr>
            </w:pPr>
            <w:r w:rsidRPr="00EE3E7F">
              <w:rPr>
                <w:rFonts w:asciiTheme="minorHAnsi" w:eastAsia="MS Mincho" w:hAnsiTheme="minorHAnsi" w:cstheme="minorHAnsi"/>
                <w:b/>
                <w:sz w:val="20"/>
                <w:szCs w:val="20"/>
                <w:lang w:val="fr-FR" w:eastAsia="ja-JP"/>
              </w:rPr>
              <w:t>First name</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6BE00CAB" w14:textId="77777777" w:rsidR="00274AB4" w:rsidRPr="00EE3E7F" w:rsidRDefault="00274AB4" w:rsidP="00B47935">
            <w:pPr>
              <w:spacing w:before="0" w:after="0" w:line="240" w:lineRule="auto"/>
              <w:jc w:val="center"/>
              <w:rPr>
                <w:rFonts w:asciiTheme="minorHAnsi" w:eastAsia="MS Mincho" w:hAnsiTheme="minorHAnsi" w:cstheme="minorHAnsi"/>
                <w:b/>
                <w:sz w:val="20"/>
                <w:szCs w:val="20"/>
                <w:lang w:val="fr-FR" w:eastAsia="ja-JP"/>
              </w:rPr>
            </w:pPr>
            <w:r w:rsidRPr="00EE3E7F">
              <w:rPr>
                <w:rFonts w:asciiTheme="minorHAnsi" w:eastAsia="MS Mincho" w:hAnsiTheme="minorHAnsi" w:cstheme="minorHAnsi"/>
                <w:b/>
                <w:sz w:val="20"/>
                <w:szCs w:val="20"/>
                <w:lang w:val="fr-FR" w:eastAsia="ja-JP"/>
              </w:rPr>
              <w:t>Current position</w:t>
            </w:r>
          </w:p>
        </w:tc>
        <w:tc>
          <w:tcPr>
            <w:tcW w:w="2394" w:type="dxa"/>
            <w:tcBorders>
              <w:top w:val="single" w:sz="4" w:space="0" w:color="auto"/>
              <w:left w:val="single" w:sz="4" w:space="0" w:color="auto"/>
              <w:bottom w:val="single" w:sz="4" w:space="0" w:color="auto"/>
              <w:right w:val="single" w:sz="4" w:space="0" w:color="auto"/>
            </w:tcBorders>
            <w:shd w:val="clear" w:color="auto" w:fill="auto"/>
            <w:vAlign w:val="center"/>
          </w:tcPr>
          <w:p w14:paraId="0D52DC42" w14:textId="77777777" w:rsidR="00274AB4" w:rsidRPr="00EE3E7F" w:rsidRDefault="00274AB4" w:rsidP="00B47935">
            <w:pPr>
              <w:spacing w:before="0" w:after="0" w:line="240" w:lineRule="auto"/>
              <w:jc w:val="center"/>
              <w:rPr>
                <w:rFonts w:asciiTheme="minorHAnsi" w:eastAsia="MS Mincho" w:hAnsiTheme="minorHAnsi" w:cstheme="minorHAnsi"/>
                <w:b/>
                <w:sz w:val="20"/>
                <w:szCs w:val="20"/>
                <w:lang w:val="en-GB" w:eastAsia="ja-JP"/>
              </w:rPr>
            </w:pPr>
            <w:r w:rsidRPr="00EE3E7F">
              <w:rPr>
                <w:rFonts w:asciiTheme="minorHAnsi" w:eastAsia="MS Mincho" w:hAnsiTheme="minorHAnsi" w:cstheme="minorHAnsi"/>
                <w:b/>
                <w:sz w:val="20"/>
                <w:szCs w:val="20"/>
                <w:lang w:val="en-GB" w:eastAsia="ja-JP"/>
              </w:rPr>
              <w:t>Role &amp; responsibilities in the project (4 lines max)</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tcPr>
          <w:p w14:paraId="3ED88540" w14:textId="77777777" w:rsidR="00274AB4" w:rsidRPr="00EE3E7F" w:rsidRDefault="00274AB4" w:rsidP="00B47935">
            <w:pPr>
              <w:spacing w:before="0" w:after="0" w:line="240" w:lineRule="auto"/>
              <w:jc w:val="center"/>
              <w:rPr>
                <w:rFonts w:asciiTheme="minorHAnsi" w:eastAsia="MS Mincho" w:hAnsiTheme="minorHAnsi" w:cstheme="minorHAnsi"/>
                <w:b/>
                <w:sz w:val="20"/>
                <w:szCs w:val="20"/>
                <w:lang w:val="en-GB" w:eastAsia="ja-JP"/>
              </w:rPr>
            </w:pPr>
            <w:r w:rsidRPr="00EE3E7F">
              <w:rPr>
                <w:rFonts w:asciiTheme="minorHAnsi" w:eastAsia="MS Mincho" w:hAnsiTheme="minorHAnsi" w:cstheme="minorHAnsi"/>
                <w:b/>
                <w:sz w:val="20"/>
                <w:szCs w:val="20"/>
                <w:lang w:val="en-GB" w:eastAsia="ja-JP"/>
              </w:rPr>
              <w:t>Involvement (person.month) throughout the project's total duration</w:t>
            </w:r>
          </w:p>
        </w:tc>
      </w:tr>
      <w:tr w:rsidR="00274AB4" w:rsidRPr="00EE3E7F" w14:paraId="597A8FBA" w14:textId="77777777" w:rsidTr="00C517C7">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5065454" w14:textId="37A6E37D" w:rsidR="00274AB4" w:rsidRPr="00417401" w:rsidRDefault="00EE3E7F" w:rsidP="00B47935">
            <w:pPr>
              <w:spacing w:before="0" w:after="0" w:line="240" w:lineRule="auto"/>
              <w:jc w:val="left"/>
              <w:rPr>
                <w:rFonts w:asciiTheme="minorHAnsi" w:eastAsia="MS Mincho" w:hAnsiTheme="minorHAnsi" w:cstheme="minorHAnsi"/>
                <w:iCs/>
                <w:sz w:val="20"/>
                <w:szCs w:val="20"/>
                <w:lang w:val="fr-FR" w:eastAsia="ja-JP"/>
              </w:rPr>
            </w:pPr>
            <w:r w:rsidRPr="00417401">
              <w:rPr>
                <w:rFonts w:asciiTheme="minorHAnsi" w:eastAsia="MS Mincho" w:hAnsiTheme="minorHAnsi" w:cstheme="minorHAnsi"/>
                <w:iCs/>
                <w:sz w:val="20"/>
                <w:szCs w:val="20"/>
                <w:lang w:val="fr-FR" w:eastAsia="ja-JP"/>
              </w:rPr>
              <w:t>IRAMAT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DDF1BB" w14:textId="444FE9A4" w:rsidR="00274AB4" w:rsidRPr="00417401" w:rsidRDefault="00EE3E7F" w:rsidP="00B47935">
            <w:pPr>
              <w:spacing w:before="0" w:after="0" w:line="240" w:lineRule="auto"/>
              <w:jc w:val="left"/>
              <w:rPr>
                <w:rFonts w:asciiTheme="minorHAnsi" w:eastAsia="MS Mincho" w:hAnsiTheme="minorHAnsi" w:cstheme="minorHAnsi"/>
                <w:iCs/>
                <w:sz w:val="20"/>
                <w:szCs w:val="20"/>
                <w:lang w:val="fr-FR" w:eastAsia="ja-JP"/>
              </w:rPr>
            </w:pPr>
            <w:r w:rsidRPr="00417401">
              <w:rPr>
                <w:rFonts w:asciiTheme="minorHAnsi" w:eastAsia="MS Mincho" w:hAnsiTheme="minorHAnsi" w:cstheme="minorHAnsi"/>
                <w:iCs/>
                <w:sz w:val="20"/>
                <w:szCs w:val="20"/>
                <w:lang w:val="fr-FR" w:eastAsia="ja-JP"/>
              </w:rPr>
              <w:t>Gasc</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38F7D42" w14:textId="102C27B6" w:rsidR="00274AB4" w:rsidRPr="00417401" w:rsidRDefault="00EE3E7F" w:rsidP="00B47935">
            <w:pPr>
              <w:spacing w:before="0" w:after="0" w:line="240" w:lineRule="auto"/>
              <w:jc w:val="left"/>
              <w:rPr>
                <w:rFonts w:asciiTheme="minorHAnsi" w:eastAsia="MS Mincho" w:hAnsiTheme="minorHAnsi" w:cstheme="minorHAnsi"/>
                <w:iCs/>
                <w:sz w:val="20"/>
                <w:szCs w:val="20"/>
                <w:lang w:val="fr-FR" w:eastAsia="ja-JP"/>
              </w:rPr>
            </w:pPr>
            <w:r w:rsidRPr="00417401">
              <w:rPr>
                <w:rFonts w:asciiTheme="minorHAnsi" w:eastAsia="MS Mincho" w:hAnsiTheme="minorHAnsi" w:cstheme="minorHAnsi"/>
                <w:iCs/>
                <w:sz w:val="20"/>
                <w:szCs w:val="20"/>
                <w:lang w:val="fr-FR" w:eastAsia="ja-JP"/>
              </w:rPr>
              <w:t>Sébastien</w:t>
            </w:r>
            <w:r w:rsidR="004154F6" w:rsidRPr="00417401">
              <w:rPr>
                <w:rFonts w:asciiTheme="minorHAnsi" w:eastAsia="MS Mincho" w:hAnsiTheme="minorHAnsi" w:cstheme="minorHAnsi"/>
                <w:iCs/>
                <w:sz w:val="20"/>
                <w:szCs w:val="20"/>
                <w:lang w:val="fr-FR" w:eastAsia="ja-JP"/>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2C51D27" w14:textId="2A5CCF1B" w:rsidR="00274AB4" w:rsidRPr="00417401" w:rsidRDefault="00EE3E7F" w:rsidP="00B47935">
            <w:pPr>
              <w:spacing w:before="0" w:after="0" w:line="240" w:lineRule="auto"/>
              <w:jc w:val="left"/>
              <w:rPr>
                <w:rFonts w:asciiTheme="minorHAnsi" w:eastAsia="MS Mincho" w:hAnsiTheme="minorHAnsi" w:cstheme="minorHAnsi"/>
                <w:iCs/>
                <w:sz w:val="20"/>
                <w:szCs w:val="20"/>
                <w:lang w:val="fr-FR" w:eastAsia="ja-JP"/>
              </w:rPr>
            </w:pPr>
            <w:r w:rsidRPr="00417401">
              <w:rPr>
                <w:rFonts w:asciiTheme="minorHAnsi" w:eastAsia="MS Mincho" w:hAnsiTheme="minorHAnsi" w:cstheme="minorHAnsi"/>
                <w:iCs/>
                <w:sz w:val="20"/>
                <w:szCs w:val="20"/>
                <w:lang w:val="fr-FR" w:eastAsia="ja-JP"/>
              </w:rPr>
              <w:t>CR CNRS</w:t>
            </w:r>
          </w:p>
        </w:tc>
        <w:tc>
          <w:tcPr>
            <w:tcW w:w="2394" w:type="dxa"/>
            <w:tcBorders>
              <w:top w:val="single" w:sz="4" w:space="0" w:color="auto"/>
              <w:left w:val="single" w:sz="4" w:space="0" w:color="auto"/>
              <w:bottom w:val="single" w:sz="4" w:space="0" w:color="auto"/>
              <w:right w:val="single" w:sz="4" w:space="0" w:color="auto"/>
            </w:tcBorders>
            <w:shd w:val="clear" w:color="auto" w:fill="auto"/>
            <w:vAlign w:val="center"/>
          </w:tcPr>
          <w:p w14:paraId="7EFC2247" w14:textId="0787C5F2" w:rsidR="00274AB4" w:rsidRPr="00417401" w:rsidRDefault="00274AB4"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Coordinator</w:t>
            </w:r>
            <w:r w:rsidR="00417401">
              <w:rPr>
                <w:rFonts w:asciiTheme="minorHAnsi" w:eastAsia="MS Mincho" w:hAnsiTheme="minorHAnsi" w:cstheme="minorHAnsi"/>
                <w:iCs/>
                <w:sz w:val="20"/>
                <w:szCs w:val="20"/>
                <w:lang w:val="en-GB" w:eastAsia="ja-JP"/>
              </w:rPr>
              <w:t xml:space="preserve"> project</w:t>
            </w:r>
          </w:p>
          <w:p w14:paraId="2873D110" w14:textId="77777777" w:rsidR="00274AB4" w:rsidRDefault="00417401" w:rsidP="00B47935">
            <w:pPr>
              <w:spacing w:before="0" w:after="0" w:line="240" w:lineRule="auto"/>
              <w:jc w:val="left"/>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Responsible t</w:t>
            </w:r>
            <w:r w:rsidR="00274AB4" w:rsidRPr="00417401">
              <w:rPr>
                <w:rFonts w:asciiTheme="minorHAnsi" w:eastAsia="MS Mincho" w:hAnsiTheme="minorHAnsi" w:cstheme="minorHAnsi"/>
                <w:iCs/>
                <w:sz w:val="20"/>
                <w:szCs w:val="20"/>
                <w:lang w:val="en-GB" w:eastAsia="ja-JP"/>
              </w:rPr>
              <w:t xml:space="preserve">asks </w:t>
            </w:r>
            <w:r>
              <w:rPr>
                <w:rFonts w:asciiTheme="minorHAnsi" w:eastAsia="MS Mincho" w:hAnsiTheme="minorHAnsi" w:cstheme="minorHAnsi"/>
                <w:iCs/>
                <w:sz w:val="20"/>
                <w:szCs w:val="20"/>
                <w:lang w:val="en-GB" w:eastAsia="ja-JP"/>
              </w:rPr>
              <w:t>1 and 5</w:t>
            </w:r>
          </w:p>
          <w:p w14:paraId="26AC19C5" w14:textId="04985158" w:rsidR="00417401" w:rsidRDefault="00417401" w:rsidP="00B47935">
            <w:pPr>
              <w:spacing w:before="0" w:after="0" w:line="240" w:lineRule="auto"/>
              <w:jc w:val="left"/>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Co</w:t>
            </w:r>
            <w:r w:rsidR="00D82BA0">
              <w:rPr>
                <w:rFonts w:asciiTheme="minorHAnsi" w:eastAsia="MS Mincho" w:hAnsiTheme="minorHAnsi" w:cstheme="minorHAnsi"/>
                <w:iCs/>
                <w:sz w:val="20"/>
                <w:szCs w:val="20"/>
                <w:lang w:val="en-GB" w:eastAsia="ja-JP"/>
              </w:rPr>
              <w:t>-</w:t>
            </w:r>
            <w:r>
              <w:rPr>
                <w:rFonts w:asciiTheme="minorHAnsi" w:eastAsia="MS Mincho" w:hAnsiTheme="minorHAnsi" w:cstheme="minorHAnsi"/>
                <w:iCs/>
                <w:sz w:val="20"/>
                <w:szCs w:val="20"/>
                <w:lang w:val="en-GB" w:eastAsia="ja-JP"/>
              </w:rPr>
              <w:t>responsible task 2</w:t>
            </w:r>
          </w:p>
          <w:p w14:paraId="29BBF814" w14:textId="1F62C5CD" w:rsidR="00DA17DB" w:rsidRPr="00417401" w:rsidRDefault="00DA17DB" w:rsidP="00B47935">
            <w:pPr>
              <w:spacing w:before="0" w:after="0" w:line="240" w:lineRule="auto"/>
              <w:jc w:val="left"/>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Participation to tasks</w:t>
            </w:r>
            <w:r w:rsidR="004876CE">
              <w:rPr>
                <w:rFonts w:asciiTheme="minorHAnsi" w:eastAsia="MS Mincho" w:hAnsiTheme="minorHAnsi" w:cstheme="minorHAnsi"/>
                <w:iCs/>
                <w:sz w:val="20"/>
                <w:szCs w:val="20"/>
                <w:lang w:val="en-GB" w:eastAsia="ja-JP"/>
              </w:rPr>
              <w:t xml:space="preserve"> 3 and 4</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tcPr>
          <w:p w14:paraId="2B28DB87" w14:textId="67252E6C" w:rsidR="00274AB4" w:rsidRPr="00417401" w:rsidRDefault="00DC62C4" w:rsidP="00B47935">
            <w:pPr>
              <w:spacing w:before="0" w:after="0" w:line="240" w:lineRule="auto"/>
              <w:jc w:val="center"/>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24</w:t>
            </w:r>
          </w:p>
        </w:tc>
      </w:tr>
      <w:tr w:rsidR="00274AB4" w:rsidRPr="00EE3E7F" w14:paraId="5065F8E8" w14:textId="77777777" w:rsidTr="00C517C7">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DE8A990" w14:textId="48A649BF" w:rsidR="00274AB4" w:rsidRPr="00417401" w:rsidRDefault="00EE3E7F" w:rsidP="00B47935">
            <w:pPr>
              <w:spacing w:before="0" w:after="0" w:line="240" w:lineRule="auto"/>
              <w:jc w:val="left"/>
              <w:rPr>
                <w:rFonts w:asciiTheme="minorHAnsi" w:eastAsia="MS Mincho" w:hAnsiTheme="minorHAnsi" w:cstheme="minorHAnsi"/>
                <w:iCs/>
                <w:sz w:val="20"/>
                <w:szCs w:val="20"/>
                <w:lang w:val="fr-FR" w:eastAsia="ja-JP"/>
              </w:rPr>
            </w:pPr>
            <w:r w:rsidRPr="00417401">
              <w:rPr>
                <w:rFonts w:asciiTheme="minorHAnsi" w:eastAsia="MS Mincho" w:hAnsiTheme="minorHAnsi" w:cstheme="minorHAnsi"/>
                <w:iCs/>
                <w:sz w:val="20"/>
                <w:szCs w:val="20"/>
                <w:lang w:val="fr-FR" w:eastAsia="ja-JP"/>
              </w:rPr>
              <w:t>IRAMAT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1BDCEBA" w14:textId="6E1B00F2" w:rsidR="00274AB4" w:rsidRPr="00417401" w:rsidRDefault="00EE3E7F" w:rsidP="00B47935">
            <w:pPr>
              <w:spacing w:before="0" w:after="0" w:line="240" w:lineRule="auto"/>
              <w:jc w:val="left"/>
              <w:rPr>
                <w:rFonts w:asciiTheme="minorHAnsi" w:eastAsia="MS Mincho" w:hAnsiTheme="minorHAnsi" w:cstheme="minorHAnsi"/>
                <w:iCs/>
                <w:sz w:val="20"/>
                <w:szCs w:val="20"/>
                <w:lang w:val="fr-FR" w:eastAsia="ja-JP"/>
              </w:rPr>
            </w:pPr>
            <w:r w:rsidRPr="00417401">
              <w:rPr>
                <w:rFonts w:asciiTheme="minorHAnsi" w:eastAsia="MS Mincho" w:hAnsiTheme="minorHAnsi" w:cstheme="minorHAnsi"/>
                <w:iCs/>
                <w:sz w:val="20"/>
                <w:szCs w:val="20"/>
                <w:lang w:val="fr-FR" w:eastAsia="ja-JP"/>
              </w:rPr>
              <w:t>Sarah</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9B0B879" w14:textId="18E02B9D" w:rsidR="00274AB4" w:rsidRPr="00417401" w:rsidRDefault="00EE3E7F" w:rsidP="00B47935">
            <w:pPr>
              <w:spacing w:before="0" w:after="0" w:line="240" w:lineRule="auto"/>
              <w:jc w:val="left"/>
              <w:rPr>
                <w:rFonts w:asciiTheme="minorHAnsi" w:eastAsia="MS Mincho" w:hAnsiTheme="minorHAnsi" w:cstheme="minorHAnsi"/>
                <w:iCs/>
                <w:sz w:val="20"/>
                <w:szCs w:val="20"/>
                <w:lang w:val="fr-FR" w:eastAsia="ja-JP"/>
              </w:rPr>
            </w:pPr>
            <w:r w:rsidRPr="00417401">
              <w:rPr>
                <w:rFonts w:asciiTheme="minorHAnsi" w:eastAsia="MS Mincho" w:hAnsiTheme="minorHAnsi" w:cstheme="minorHAnsi"/>
                <w:iCs/>
                <w:sz w:val="20"/>
                <w:szCs w:val="20"/>
                <w:lang w:val="fr-FR" w:eastAsia="ja-JP"/>
              </w:rPr>
              <w:t>Guillaume</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BA1BA06" w14:textId="0CF30BD2" w:rsidR="00274AB4" w:rsidRPr="00417401" w:rsidRDefault="00EE3E7F" w:rsidP="0007645F">
            <w:pPr>
              <w:spacing w:before="0" w:after="0" w:line="240" w:lineRule="auto"/>
              <w:jc w:val="left"/>
              <w:rPr>
                <w:rFonts w:asciiTheme="minorHAnsi" w:eastAsia="MS Mincho" w:hAnsiTheme="minorHAnsi" w:cstheme="minorHAnsi"/>
                <w:iCs/>
                <w:sz w:val="20"/>
                <w:szCs w:val="20"/>
                <w:lang w:val="fr-FR" w:eastAsia="ja-JP"/>
              </w:rPr>
            </w:pPr>
            <w:r w:rsidRPr="00417401">
              <w:rPr>
                <w:rFonts w:asciiTheme="minorHAnsi" w:eastAsia="MS Mincho" w:hAnsiTheme="minorHAnsi" w:cstheme="minorHAnsi"/>
                <w:iCs/>
                <w:sz w:val="20"/>
                <w:szCs w:val="20"/>
                <w:lang w:val="fr-FR" w:eastAsia="ja-JP"/>
              </w:rPr>
              <w:t xml:space="preserve">CR </w:t>
            </w:r>
            <w:r w:rsidR="009471E7">
              <w:rPr>
                <w:rFonts w:asciiTheme="minorHAnsi" w:eastAsia="MS Mincho" w:hAnsiTheme="minorHAnsi" w:cstheme="minorHAnsi"/>
                <w:iCs/>
                <w:sz w:val="20"/>
                <w:szCs w:val="20"/>
                <w:lang w:val="fr-FR" w:eastAsia="ja-JP"/>
              </w:rPr>
              <w:t>CNRS</w:t>
            </w:r>
          </w:p>
        </w:tc>
        <w:tc>
          <w:tcPr>
            <w:tcW w:w="2394" w:type="dxa"/>
            <w:tcBorders>
              <w:top w:val="single" w:sz="4" w:space="0" w:color="auto"/>
              <w:left w:val="single" w:sz="4" w:space="0" w:color="auto"/>
              <w:bottom w:val="single" w:sz="4" w:space="0" w:color="auto"/>
              <w:right w:val="single" w:sz="4" w:space="0" w:color="auto"/>
            </w:tcBorders>
            <w:shd w:val="clear" w:color="auto" w:fill="auto"/>
            <w:vAlign w:val="center"/>
          </w:tcPr>
          <w:p w14:paraId="5F6EF36B" w14:textId="0766C0C1" w:rsidR="00274AB4" w:rsidRPr="00417401" w:rsidRDefault="00DA36AE"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Partner’s scientific leader</w:t>
            </w:r>
          </w:p>
          <w:p w14:paraId="7BEA4F10" w14:textId="627553AA" w:rsidR="00274AB4" w:rsidRDefault="00417401" w:rsidP="00B47935">
            <w:pPr>
              <w:spacing w:before="0" w:after="0" w:line="240" w:lineRule="auto"/>
              <w:jc w:val="left"/>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Co</w:t>
            </w:r>
            <w:r w:rsidR="00D82BA0">
              <w:rPr>
                <w:rFonts w:asciiTheme="minorHAnsi" w:eastAsia="MS Mincho" w:hAnsiTheme="minorHAnsi" w:cstheme="minorHAnsi"/>
                <w:iCs/>
                <w:sz w:val="20"/>
                <w:szCs w:val="20"/>
                <w:lang w:val="en-GB" w:eastAsia="ja-JP"/>
              </w:rPr>
              <w:t>-</w:t>
            </w:r>
            <w:r>
              <w:rPr>
                <w:rFonts w:asciiTheme="minorHAnsi" w:eastAsia="MS Mincho" w:hAnsiTheme="minorHAnsi" w:cstheme="minorHAnsi"/>
                <w:iCs/>
                <w:sz w:val="20"/>
                <w:szCs w:val="20"/>
                <w:lang w:val="en-GB" w:eastAsia="ja-JP"/>
              </w:rPr>
              <w:t>responsible task 3</w:t>
            </w:r>
          </w:p>
          <w:p w14:paraId="766A3744" w14:textId="1D18568C" w:rsidR="00C517C7" w:rsidRPr="00417401" w:rsidRDefault="00D82BA0" w:rsidP="00B47935">
            <w:pPr>
              <w:spacing w:before="0" w:after="0" w:line="240" w:lineRule="auto"/>
              <w:jc w:val="left"/>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Participation</w:t>
            </w:r>
            <w:r w:rsidR="00C517C7">
              <w:rPr>
                <w:rFonts w:asciiTheme="minorHAnsi" w:eastAsia="MS Mincho" w:hAnsiTheme="minorHAnsi" w:cstheme="minorHAnsi"/>
                <w:iCs/>
                <w:sz w:val="20"/>
                <w:szCs w:val="20"/>
                <w:lang w:val="en-GB" w:eastAsia="ja-JP"/>
              </w:rPr>
              <w:t xml:space="preserve"> to tasks</w:t>
            </w:r>
            <w:r w:rsidR="004876CE">
              <w:rPr>
                <w:rFonts w:asciiTheme="minorHAnsi" w:eastAsia="MS Mincho" w:hAnsiTheme="minorHAnsi" w:cstheme="minorHAnsi"/>
                <w:iCs/>
                <w:sz w:val="20"/>
                <w:szCs w:val="20"/>
                <w:lang w:val="en-GB" w:eastAsia="ja-JP"/>
              </w:rPr>
              <w:t xml:space="preserve"> 2 and 4</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tcPr>
          <w:p w14:paraId="63D729A8" w14:textId="035915DB" w:rsidR="00274AB4" w:rsidRPr="00417401" w:rsidRDefault="009354D9" w:rsidP="00B47935">
            <w:pPr>
              <w:spacing w:before="0" w:after="0" w:line="240" w:lineRule="auto"/>
              <w:jc w:val="center"/>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6</w:t>
            </w:r>
          </w:p>
        </w:tc>
      </w:tr>
      <w:tr w:rsidR="00274AB4" w:rsidRPr="00EE3E7F" w14:paraId="1B2B07E5" w14:textId="77777777" w:rsidTr="00C517C7">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30AC52E" w14:textId="4E096AA2" w:rsidR="00274AB4"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IRAMAT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F3B5AEF" w14:textId="0AE5C968" w:rsidR="00274AB4"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Blet-Lemarquand</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31C9250" w14:textId="0CD9A94C" w:rsidR="00274AB4"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Maryse</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1A25DAE9" w14:textId="7D8D44CA" w:rsidR="00274AB4"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IR CNRS</w:t>
            </w:r>
          </w:p>
        </w:tc>
        <w:tc>
          <w:tcPr>
            <w:tcW w:w="2394" w:type="dxa"/>
            <w:tcBorders>
              <w:top w:val="single" w:sz="4" w:space="0" w:color="auto"/>
              <w:left w:val="single" w:sz="4" w:space="0" w:color="auto"/>
              <w:bottom w:val="single" w:sz="4" w:space="0" w:color="auto"/>
              <w:right w:val="single" w:sz="4" w:space="0" w:color="auto"/>
            </w:tcBorders>
            <w:shd w:val="clear" w:color="auto" w:fill="auto"/>
            <w:vAlign w:val="center"/>
          </w:tcPr>
          <w:p w14:paraId="63360325" w14:textId="77777777" w:rsidR="00274AB4" w:rsidRPr="00D82BA0" w:rsidRDefault="00417401" w:rsidP="00B47935">
            <w:pPr>
              <w:spacing w:before="0" w:after="0" w:line="240" w:lineRule="auto"/>
              <w:jc w:val="left"/>
              <w:rPr>
                <w:rFonts w:asciiTheme="minorHAnsi" w:eastAsia="MS Mincho" w:hAnsiTheme="minorHAnsi" w:cstheme="minorHAnsi"/>
                <w:iCs/>
                <w:sz w:val="20"/>
                <w:szCs w:val="20"/>
                <w:lang w:val="en-GB" w:eastAsia="ja-JP"/>
              </w:rPr>
            </w:pPr>
            <w:r w:rsidRPr="00D82BA0">
              <w:rPr>
                <w:rFonts w:asciiTheme="minorHAnsi" w:eastAsia="MS Mincho" w:hAnsiTheme="minorHAnsi" w:cstheme="minorHAnsi"/>
                <w:iCs/>
                <w:sz w:val="20"/>
                <w:szCs w:val="20"/>
                <w:lang w:val="en-GB" w:eastAsia="ja-JP"/>
              </w:rPr>
              <w:t>Analytics expertise</w:t>
            </w:r>
          </w:p>
          <w:p w14:paraId="0A72D848" w14:textId="49BD06A2" w:rsidR="00417401" w:rsidRPr="00D82BA0" w:rsidRDefault="00417401" w:rsidP="00B47935">
            <w:pPr>
              <w:spacing w:before="0" w:after="0" w:line="240" w:lineRule="auto"/>
              <w:jc w:val="left"/>
              <w:rPr>
                <w:rFonts w:asciiTheme="minorHAnsi" w:eastAsia="MS Mincho" w:hAnsiTheme="minorHAnsi" w:cstheme="minorHAnsi"/>
                <w:iCs/>
                <w:sz w:val="20"/>
                <w:szCs w:val="20"/>
                <w:lang w:val="en-GB" w:eastAsia="ja-JP"/>
              </w:rPr>
            </w:pPr>
            <w:r w:rsidRPr="00D82BA0">
              <w:rPr>
                <w:rFonts w:asciiTheme="minorHAnsi" w:eastAsia="MS Mincho" w:hAnsiTheme="minorHAnsi" w:cstheme="minorHAnsi"/>
                <w:iCs/>
                <w:sz w:val="20"/>
                <w:szCs w:val="20"/>
                <w:lang w:val="en-GB" w:eastAsia="ja-JP"/>
              </w:rPr>
              <w:t>Co</w:t>
            </w:r>
            <w:r w:rsidR="00D82BA0" w:rsidRPr="00D82BA0">
              <w:rPr>
                <w:rFonts w:asciiTheme="minorHAnsi" w:eastAsia="MS Mincho" w:hAnsiTheme="minorHAnsi" w:cstheme="minorHAnsi"/>
                <w:iCs/>
                <w:sz w:val="20"/>
                <w:szCs w:val="20"/>
                <w:lang w:val="en-GB" w:eastAsia="ja-JP"/>
              </w:rPr>
              <w:t>-</w:t>
            </w:r>
            <w:r w:rsidRPr="00D82BA0">
              <w:rPr>
                <w:rFonts w:asciiTheme="minorHAnsi" w:eastAsia="MS Mincho" w:hAnsiTheme="minorHAnsi" w:cstheme="minorHAnsi"/>
                <w:iCs/>
                <w:sz w:val="20"/>
                <w:szCs w:val="20"/>
                <w:lang w:val="en-GB" w:eastAsia="ja-JP"/>
              </w:rPr>
              <w:t>responsible task 3</w:t>
            </w:r>
          </w:p>
          <w:p w14:paraId="394BD9F0" w14:textId="66191731" w:rsidR="004876CE" w:rsidRPr="00417401" w:rsidRDefault="004876CE" w:rsidP="00B47935">
            <w:pPr>
              <w:spacing w:before="0" w:after="0" w:line="240" w:lineRule="auto"/>
              <w:jc w:val="left"/>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Participation to task 4</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tcPr>
          <w:p w14:paraId="2DF495FE" w14:textId="4C3DFF26" w:rsidR="00274AB4" w:rsidRPr="00417401" w:rsidRDefault="009354D9" w:rsidP="00B47935">
            <w:pPr>
              <w:spacing w:before="0" w:after="0" w:line="240" w:lineRule="auto"/>
              <w:jc w:val="center"/>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6</w:t>
            </w:r>
          </w:p>
        </w:tc>
      </w:tr>
      <w:tr w:rsidR="00EE3E7F" w:rsidRPr="00EE3E7F" w14:paraId="15EB8E33" w14:textId="77777777" w:rsidTr="00C517C7">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30BAB34" w14:textId="083D1FB8" w:rsidR="00EE3E7F"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IRAMAT / EPHE</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1B3BC04" w14:textId="07CD5D96" w:rsidR="00EE3E7F"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Bompaire</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7409BED" w14:textId="3E0DD9D6" w:rsidR="00EE3E7F"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Marc</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34AAAEF7" w14:textId="34A0CCB7" w:rsidR="00EE3E7F" w:rsidRPr="00417401" w:rsidRDefault="0007645F" w:rsidP="00B47935">
            <w:pPr>
              <w:spacing w:before="0" w:after="0" w:line="240" w:lineRule="auto"/>
              <w:jc w:val="left"/>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DR CNRS</w:t>
            </w:r>
          </w:p>
        </w:tc>
        <w:tc>
          <w:tcPr>
            <w:tcW w:w="2394" w:type="dxa"/>
            <w:tcBorders>
              <w:top w:val="single" w:sz="4" w:space="0" w:color="auto"/>
              <w:left w:val="single" w:sz="4" w:space="0" w:color="auto"/>
              <w:bottom w:val="single" w:sz="4" w:space="0" w:color="auto"/>
              <w:right w:val="single" w:sz="4" w:space="0" w:color="auto"/>
            </w:tcBorders>
            <w:shd w:val="clear" w:color="auto" w:fill="auto"/>
            <w:vAlign w:val="center"/>
          </w:tcPr>
          <w:p w14:paraId="13153914" w14:textId="78BD9BCF" w:rsidR="00EE3E7F" w:rsidRDefault="00417401" w:rsidP="00B47935">
            <w:pPr>
              <w:spacing w:before="0" w:after="0" w:line="240" w:lineRule="auto"/>
              <w:jc w:val="left"/>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Mediev</w:t>
            </w:r>
            <w:r w:rsidR="004876CE">
              <w:rPr>
                <w:rFonts w:asciiTheme="minorHAnsi" w:eastAsia="MS Mincho" w:hAnsiTheme="minorHAnsi" w:cstheme="minorHAnsi"/>
                <w:iCs/>
                <w:sz w:val="20"/>
                <w:szCs w:val="20"/>
                <w:lang w:val="fr-FR" w:eastAsia="ja-JP"/>
              </w:rPr>
              <w:t>a</w:t>
            </w:r>
            <w:r>
              <w:rPr>
                <w:rFonts w:asciiTheme="minorHAnsi" w:eastAsia="MS Mincho" w:hAnsiTheme="minorHAnsi" w:cstheme="minorHAnsi"/>
                <w:iCs/>
                <w:sz w:val="20"/>
                <w:szCs w:val="20"/>
                <w:lang w:val="fr-FR" w:eastAsia="ja-JP"/>
              </w:rPr>
              <w:t>l numismatics expertise</w:t>
            </w:r>
          </w:p>
          <w:p w14:paraId="1306F860" w14:textId="2D3834F7" w:rsidR="00417401" w:rsidRPr="00417401" w:rsidRDefault="00417401" w:rsidP="00B47935">
            <w:pPr>
              <w:spacing w:before="0" w:after="0" w:line="240" w:lineRule="auto"/>
              <w:jc w:val="left"/>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Responsible task 4</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tcPr>
          <w:p w14:paraId="0D7328A9" w14:textId="2187C021" w:rsidR="00EE3E7F" w:rsidRPr="00417401" w:rsidRDefault="002D48D4" w:rsidP="00B47935">
            <w:pPr>
              <w:spacing w:before="0" w:after="0" w:line="240" w:lineRule="auto"/>
              <w:jc w:val="center"/>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5</w:t>
            </w:r>
          </w:p>
        </w:tc>
      </w:tr>
      <w:tr w:rsidR="00EE3E7F" w:rsidRPr="00EE3E7F" w14:paraId="3379DDB6" w14:textId="77777777" w:rsidTr="00C517C7">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719DDE8" w14:textId="32614529" w:rsidR="00EE3E7F"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IRAMAT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663022B" w14:textId="75038F7D" w:rsidR="00EE3E7F"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T</w:t>
            </w:r>
            <w:r w:rsidR="001F121F">
              <w:rPr>
                <w:rFonts w:asciiTheme="minorHAnsi" w:eastAsia="MS Mincho" w:hAnsiTheme="minorHAnsi" w:cstheme="minorHAnsi"/>
                <w:iCs/>
                <w:sz w:val="20"/>
                <w:szCs w:val="20"/>
                <w:lang w:val="en-GB" w:eastAsia="ja-JP"/>
              </w:rPr>
              <w:t>é</w:t>
            </w:r>
            <w:r w:rsidRPr="00417401">
              <w:rPr>
                <w:rFonts w:asciiTheme="minorHAnsi" w:eastAsia="MS Mincho" w:hAnsiTheme="minorHAnsi" w:cstheme="minorHAnsi"/>
                <w:iCs/>
                <w:sz w:val="20"/>
                <w:szCs w:val="20"/>
                <w:lang w:val="en-GB" w:eastAsia="ja-JP"/>
              </w:rPr>
              <w:t>reygeol</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F57133E" w14:textId="43912084" w:rsidR="00EE3E7F"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Florian</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4A8A39BE" w14:textId="5B2EC864" w:rsidR="00EE3E7F" w:rsidRPr="00417401" w:rsidRDefault="009471E7" w:rsidP="00B47935">
            <w:pPr>
              <w:spacing w:before="0" w:after="0" w:line="240" w:lineRule="auto"/>
              <w:jc w:val="left"/>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DR CNRS</w:t>
            </w:r>
          </w:p>
        </w:tc>
        <w:tc>
          <w:tcPr>
            <w:tcW w:w="2394" w:type="dxa"/>
            <w:tcBorders>
              <w:top w:val="single" w:sz="4" w:space="0" w:color="auto"/>
              <w:left w:val="single" w:sz="4" w:space="0" w:color="auto"/>
              <w:bottom w:val="single" w:sz="4" w:space="0" w:color="auto"/>
              <w:right w:val="single" w:sz="4" w:space="0" w:color="auto"/>
            </w:tcBorders>
            <w:shd w:val="clear" w:color="auto" w:fill="auto"/>
            <w:vAlign w:val="center"/>
          </w:tcPr>
          <w:p w14:paraId="09B81039" w14:textId="40B05836" w:rsidR="00EE3E7F" w:rsidRPr="009471E7" w:rsidRDefault="00DA17DB" w:rsidP="00B47935">
            <w:pPr>
              <w:spacing w:before="0" w:after="0" w:line="240" w:lineRule="auto"/>
              <w:jc w:val="left"/>
              <w:rPr>
                <w:rFonts w:asciiTheme="minorHAnsi" w:eastAsia="MS Mincho" w:hAnsiTheme="minorHAnsi" w:cstheme="minorHAnsi"/>
                <w:iCs/>
                <w:sz w:val="20"/>
                <w:szCs w:val="20"/>
                <w:lang w:val="en-GB" w:eastAsia="ja-JP"/>
              </w:rPr>
            </w:pPr>
            <w:r w:rsidRPr="009471E7">
              <w:rPr>
                <w:rFonts w:asciiTheme="minorHAnsi" w:eastAsia="MS Mincho" w:hAnsiTheme="minorHAnsi" w:cstheme="minorHAnsi"/>
                <w:iCs/>
                <w:sz w:val="20"/>
                <w:szCs w:val="20"/>
                <w:lang w:val="en-GB" w:eastAsia="ja-JP"/>
              </w:rPr>
              <w:t xml:space="preserve">Mines exploitation </w:t>
            </w:r>
            <w:r w:rsidR="00A267A2" w:rsidRPr="009471E7">
              <w:rPr>
                <w:rFonts w:asciiTheme="minorHAnsi" w:eastAsia="MS Mincho" w:hAnsiTheme="minorHAnsi" w:cstheme="minorHAnsi"/>
                <w:iCs/>
                <w:sz w:val="20"/>
                <w:szCs w:val="20"/>
                <w:lang w:val="en-GB" w:eastAsia="ja-JP"/>
              </w:rPr>
              <w:t xml:space="preserve">and archaeological </w:t>
            </w:r>
            <w:r w:rsidRPr="009471E7">
              <w:rPr>
                <w:rFonts w:asciiTheme="minorHAnsi" w:eastAsia="MS Mincho" w:hAnsiTheme="minorHAnsi" w:cstheme="minorHAnsi"/>
                <w:iCs/>
                <w:sz w:val="20"/>
                <w:szCs w:val="20"/>
                <w:lang w:val="en-GB" w:eastAsia="ja-JP"/>
              </w:rPr>
              <w:t>expertise</w:t>
            </w:r>
          </w:p>
          <w:p w14:paraId="33D6108E" w14:textId="052A3E9A" w:rsidR="00DA17DB" w:rsidRPr="00A267A2" w:rsidRDefault="00A267A2" w:rsidP="00B47935">
            <w:pPr>
              <w:spacing w:before="0" w:after="0" w:line="240" w:lineRule="auto"/>
              <w:jc w:val="left"/>
              <w:rPr>
                <w:rFonts w:asciiTheme="minorHAnsi" w:eastAsia="MS Mincho" w:hAnsiTheme="minorHAnsi" w:cstheme="minorHAnsi"/>
                <w:iCs/>
                <w:sz w:val="20"/>
                <w:szCs w:val="20"/>
                <w:lang w:val="en-GB" w:eastAsia="ja-JP"/>
              </w:rPr>
            </w:pPr>
            <w:r w:rsidRPr="00A267A2">
              <w:rPr>
                <w:rFonts w:asciiTheme="minorHAnsi" w:eastAsia="MS Mincho" w:hAnsiTheme="minorHAnsi" w:cstheme="minorHAnsi"/>
                <w:iCs/>
                <w:sz w:val="20"/>
                <w:szCs w:val="20"/>
                <w:lang w:val="en-GB" w:eastAsia="ja-JP"/>
              </w:rPr>
              <w:t>Participation</w:t>
            </w:r>
            <w:r w:rsidR="00DA17DB" w:rsidRPr="00A267A2">
              <w:rPr>
                <w:rFonts w:asciiTheme="minorHAnsi" w:eastAsia="MS Mincho" w:hAnsiTheme="minorHAnsi" w:cstheme="minorHAnsi"/>
                <w:iCs/>
                <w:sz w:val="20"/>
                <w:szCs w:val="20"/>
                <w:lang w:val="en-GB" w:eastAsia="ja-JP"/>
              </w:rPr>
              <w:t xml:space="preserve"> to task</w:t>
            </w:r>
            <w:r w:rsidR="004876CE" w:rsidRPr="00A267A2">
              <w:rPr>
                <w:rFonts w:asciiTheme="minorHAnsi" w:eastAsia="MS Mincho" w:hAnsiTheme="minorHAnsi" w:cstheme="minorHAnsi"/>
                <w:iCs/>
                <w:sz w:val="20"/>
                <w:szCs w:val="20"/>
                <w:lang w:val="en-GB" w:eastAsia="ja-JP"/>
              </w:rPr>
              <w:t xml:space="preserve"> 4</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tcPr>
          <w:p w14:paraId="3645EBF5" w14:textId="5CEDC5CC" w:rsidR="00EE3E7F" w:rsidRPr="00417401" w:rsidRDefault="002D48D4" w:rsidP="00B47935">
            <w:pPr>
              <w:spacing w:before="0" w:after="0" w:line="240" w:lineRule="auto"/>
              <w:jc w:val="center"/>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5</w:t>
            </w:r>
          </w:p>
        </w:tc>
      </w:tr>
      <w:tr w:rsidR="00EE3E7F" w:rsidRPr="00EE3E7F" w14:paraId="6AEE3D6C" w14:textId="77777777" w:rsidTr="00C517C7">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3230ACF" w14:textId="56B6E062" w:rsidR="00EE3E7F"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IRAMAT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2628011" w14:textId="169D56DE" w:rsidR="00EE3E7F"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Huet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7D7CFFD" w14:textId="0F28BA73" w:rsidR="00EE3E7F" w:rsidRPr="00417401" w:rsidRDefault="00EE3E7F" w:rsidP="00B47935">
            <w:pPr>
              <w:spacing w:before="0" w:after="0" w:line="240" w:lineRule="auto"/>
              <w:jc w:val="left"/>
              <w:rPr>
                <w:rFonts w:asciiTheme="minorHAnsi" w:eastAsia="MS Mincho" w:hAnsiTheme="minorHAnsi" w:cstheme="minorHAnsi"/>
                <w:iCs/>
                <w:sz w:val="20"/>
                <w:szCs w:val="20"/>
                <w:lang w:val="en-GB" w:eastAsia="ja-JP"/>
              </w:rPr>
            </w:pPr>
            <w:r w:rsidRPr="00417401">
              <w:rPr>
                <w:rFonts w:asciiTheme="minorHAnsi" w:eastAsia="MS Mincho" w:hAnsiTheme="minorHAnsi" w:cstheme="minorHAnsi"/>
                <w:iCs/>
                <w:sz w:val="20"/>
                <w:szCs w:val="20"/>
                <w:lang w:val="en-GB" w:eastAsia="ja-JP"/>
              </w:rPr>
              <w:t>Thomas</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7D52DF25" w14:textId="41395F7A" w:rsidR="00EE3E7F" w:rsidRPr="00417401" w:rsidRDefault="00DA17DB" w:rsidP="00B47935">
            <w:pPr>
              <w:spacing w:before="0" w:after="0" w:line="240" w:lineRule="auto"/>
              <w:jc w:val="left"/>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IR CNRS</w:t>
            </w:r>
          </w:p>
        </w:tc>
        <w:tc>
          <w:tcPr>
            <w:tcW w:w="2394" w:type="dxa"/>
            <w:tcBorders>
              <w:top w:val="single" w:sz="4" w:space="0" w:color="auto"/>
              <w:left w:val="single" w:sz="4" w:space="0" w:color="auto"/>
              <w:bottom w:val="single" w:sz="4" w:space="0" w:color="auto"/>
              <w:right w:val="single" w:sz="4" w:space="0" w:color="auto"/>
            </w:tcBorders>
            <w:shd w:val="clear" w:color="auto" w:fill="auto"/>
            <w:vAlign w:val="center"/>
          </w:tcPr>
          <w:p w14:paraId="0CB27065" w14:textId="77777777" w:rsidR="00EE3E7F" w:rsidRDefault="00C517C7" w:rsidP="00B47935">
            <w:pPr>
              <w:spacing w:before="0" w:after="0" w:line="240" w:lineRule="auto"/>
              <w:jc w:val="left"/>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Database expertise</w:t>
            </w:r>
          </w:p>
          <w:p w14:paraId="6F477E28" w14:textId="32128033" w:rsidR="00C517C7" w:rsidRPr="00417401" w:rsidRDefault="00C517C7" w:rsidP="00B47935">
            <w:pPr>
              <w:spacing w:before="0" w:after="0" w:line="240" w:lineRule="auto"/>
              <w:jc w:val="left"/>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Responsible task 2</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tcPr>
          <w:p w14:paraId="24BFBE24" w14:textId="1175A84F" w:rsidR="00EE3E7F" w:rsidRPr="00417401" w:rsidRDefault="00B505EC" w:rsidP="00B47935">
            <w:pPr>
              <w:spacing w:before="0" w:after="0" w:line="240" w:lineRule="auto"/>
              <w:jc w:val="center"/>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8</w:t>
            </w:r>
          </w:p>
        </w:tc>
      </w:tr>
      <w:tr w:rsidR="00EE3E7F" w:rsidRPr="00EE3E7F" w14:paraId="703953FF" w14:textId="77777777" w:rsidTr="00C517C7">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DED532F" w14:textId="089C4E53" w:rsidR="00EE3E7F" w:rsidRPr="002D1C52" w:rsidRDefault="00EE3E7F" w:rsidP="00B47935">
            <w:pPr>
              <w:spacing w:before="0" w:after="0" w:line="240" w:lineRule="auto"/>
              <w:jc w:val="left"/>
              <w:rPr>
                <w:rFonts w:asciiTheme="minorHAnsi" w:eastAsia="MS Mincho" w:hAnsiTheme="minorHAnsi" w:cstheme="minorHAnsi"/>
                <w:i/>
                <w:sz w:val="20"/>
                <w:szCs w:val="20"/>
                <w:lang w:val="en-GB" w:eastAsia="ja-JP"/>
              </w:rPr>
            </w:pPr>
            <w:r w:rsidRPr="002D1C52">
              <w:rPr>
                <w:rFonts w:asciiTheme="minorHAnsi" w:eastAsia="MS Mincho" w:hAnsiTheme="minorHAnsi" w:cstheme="minorHAnsi"/>
                <w:i/>
                <w:sz w:val="20"/>
                <w:szCs w:val="20"/>
                <w:lang w:val="en-GB" w:eastAsia="ja-JP"/>
              </w:rPr>
              <w:t>IRAMAT</w:t>
            </w:r>
          </w:p>
        </w:tc>
        <w:tc>
          <w:tcPr>
            <w:tcW w:w="255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FDFDCD" w14:textId="4BBC147C" w:rsidR="00EE3E7F" w:rsidRPr="002D1C52" w:rsidRDefault="00EE3E7F" w:rsidP="00B47935">
            <w:pPr>
              <w:spacing w:before="0" w:after="0" w:line="240" w:lineRule="auto"/>
              <w:jc w:val="left"/>
              <w:rPr>
                <w:rFonts w:asciiTheme="minorHAnsi" w:eastAsia="MS Mincho" w:hAnsiTheme="minorHAnsi" w:cstheme="minorHAnsi"/>
                <w:i/>
                <w:sz w:val="20"/>
                <w:szCs w:val="20"/>
                <w:lang w:val="en-GB" w:eastAsia="ja-JP"/>
              </w:rPr>
            </w:pPr>
            <w:r w:rsidRPr="002D1C52">
              <w:rPr>
                <w:rFonts w:asciiTheme="minorHAnsi" w:eastAsia="MS Mincho" w:hAnsiTheme="minorHAnsi" w:cstheme="minorHAnsi"/>
                <w:i/>
                <w:sz w:val="20"/>
                <w:szCs w:val="20"/>
                <w:lang w:val="en-GB" w:eastAsia="ja-JP"/>
              </w:rPr>
              <w:t>Phd student</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CFE8714" w14:textId="309F17F7" w:rsidR="00EE3E7F" w:rsidRPr="002D1C52" w:rsidRDefault="00EE3E7F" w:rsidP="00B47935">
            <w:pPr>
              <w:spacing w:before="0" w:after="0" w:line="240" w:lineRule="auto"/>
              <w:jc w:val="left"/>
              <w:rPr>
                <w:rFonts w:asciiTheme="minorHAnsi" w:eastAsia="MS Mincho" w:hAnsiTheme="minorHAnsi" w:cstheme="minorHAnsi"/>
                <w:i/>
                <w:sz w:val="20"/>
                <w:szCs w:val="20"/>
                <w:lang w:val="en-GB" w:eastAsia="ja-JP"/>
              </w:rPr>
            </w:pPr>
            <w:r w:rsidRPr="002D1C52">
              <w:rPr>
                <w:rFonts w:asciiTheme="minorHAnsi" w:eastAsia="MS Mincho" w:hAnsiTheme="minorHAnsi" w:cstheme="minorHAnsi"/>
                <w:i/>
                <w:sz w:val="20"/>
                <w:szCs w:val="20"/>
                <w:lang w:val="en-GB" w:eastAsia="ja-JP"/>
              </w:rPr>
              <w:t xml:space="preserve">To </w:t>
            </w:r>
            <w:r w:rsidR="002A7E60">
              <w:rPr>
                <w:rFonts w:asciiTheme="minorHAnsi" w:eastAsia="MS Mincho" w:hAnsiTheme="minorHAnsi" w:cstheme="minorHAnsi"/>
                <w:i/>
                <w:sz w:val="20"/>
                <w:szCs w:val="20"/>
                <w:lang w:val="en-GB" w:eastAsia="ja-JP"/>
              </w:rPr>
              <w:t>recruit</w:t>
            </w:r>
          </w:p>
        </w:tc>
        <w:tc>
          <w:tcPr>
            <w:tcW w:w="2394" w:type="dxa"/>
            <w:tcBorders>
              <w:top w:val="single" w:sz="4" w:space="0" w:color="auto"/>
              <w:left w:val="single" w:sz="4" w:space="0" w:color="auto"/>
              <w:bottom w:val="single" w:sz="4" w:space="0" w:color="auto"/>
              <w:right w:val="single" w:sz="4" w:space="0" w:color="auto"/>
            </w:tcBorders>
            <w:shd w:val="clear" w:color="auto" w:fill="auto"/>
            <w:vAlign w:val="center"/>
          </w:tcPr>
          <w:p w14:paraId="5C56A6B3" w14:textId="77777777" w:rsidR="00C517C7" w:rsidRPr="004876CE" w:rsidRDefault="00C517C7" w:rsidP="00B47935">
            <w:pPr>
              <w:spacing w:before="0" w:after="0" w:line="240" w:lineRule="auto"/>
              <w:jc w:val="left"/>
              <w:rPr>
                <w:rFonts w:asciiTheme="minorHAnsi" w:eastAsia="MS Mincho" w:hAnsiTheme="minorHAnsi" w:cstheme="minorHAnsi"/>
                <w:iCs/>
                <w:sz w:val="20"/>
                <w:szCs w:val="20"/>
                <w:lang w:val="en-GB" w:eastAsia="ja-JP"/>
              </w:rPr>
            </w:pPr>
            <w:r w:rsidRPr="004876CE">
              <w:rPr>
                <w:rFonts w:asciiTheme="minorHAnsi" w:eastAsia="MS Mincho" w:hAnsiTheme="minorHAnsi" w:cstheme="minorHAnsi"/>
                <w:iCs/>
                <w:sz w:val="20"/>
                <w:szCs w:val="20"/>
                <w:lang w:val="en-GB" w:eastAsia="ja-JP"/>
              </w:rPr>
              <w:t>Islamic numismatics</w:t>
            </w:r>
          </w:p>
          <w:p w14:paraId="3B90C96E" w14:textId="2567049B" w:rsidR="00C517C7" w:rsidRPr="004876CE" w:rsidRDefault="00C517C7" w:rsidP="00B47935">
            <w:pPr>
              <w:spacing w:before="0" w:after="0" w:line="240" w:lineRule="auto"/>
              <w:jc w:val="left"/>
              <w:rPr>
                <w:rFonts w:asciiTheme="minorHAnsi" w:eastAsia="MS Mincho" w:hAnsiTheme="minorHAnsi" w:cstheme="minorHAnsi"/>
                <w:iCs/>
                <w:sz w:val="20"/>
                <w:szCs w:val="20"/>
                <w:lang w:val="en-GB" w:eastAsia="ja-JP"/>
              </w:rPr>
            </w:pPr>
            <w:r w:rsidRPr="004876CE">
              <w:rPr>
                <w:rFonts w:asciiTheme="minorHAnsi" w:eastAsia="MS Mincho" w:hAnsiTheme="minorHAnsi" w:cstheme="minorHAnsi"/>
                <w:iCs/>
                <w:sz w:val="20"/>
                <w:szCs w:val="20"/>
                <w:lang w:val="en-GB" w:eastAsia="ja-JP"/>
              </w:rPr>
              <w:t>Participation to tasks 1</w:t>
            </w:r>
            <w:r w:rsidR="004876CE">
              <w:rPr>
                <w:rFonts w:asciiTheme="minorHAnsi" w:eastAsia="MS Mincho" w:hAnsiTheme="minorHAnsi" w:cstheme="minorHAnsi"/>
                <w:iCs/>
                <w:sz w:val="20"/>
                <w:szCs w:val="20"/>
                <w:lang w:val="en-GB" w:eastAsia="ja-JP"/>
              </w:rPr>
              <w:t>, 3</w:t>
            </w:r>
            <w:r w:rsidRPr="004876CE">
              <w:rPr>
                <w:rFonts w:asciiTheme="minorHAnsi" w:eastAsia="MS Mincho" w:hAnsiTheme="minorHAnsi" w:cstheme="minorHAnsi"/>
                <w:iCs/>
                <w:sz w:val="20"/>
                <w:szCs w:val="20"/>
                <w:lang w:val="en-GB" w:eastAsia="ja-JP"/>
              </w:rPr>
              <w:t xml:space="preserve"> and</w:t>
            </w:r>
            <w:r w:rsidR="004876CE">
              <w:rPr>
                <w:rFonts w:asciiTheme="minorHAnsi" w:eastAsia="MS Mincho" w:hAnsiTheme="minorHAnsi" w:cstheme="minorHAnsi"/>
                <w:iCs/>
                <w:sz w:val="20"/>
                <w:szCs w:val="20"/>
                <w:lang w:val="en-GB" w:eastAsia="ja-JP"/>
              </w:rPr>
              <w:t xml:space="preserve"> 4</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tcPr>
          <w:p w14:paraId="3C8C5F85" w14:textId="6A64FFFC" w:rsidR="00EE3E7F" w:rsidRPr="00417401" w:rsidRDefault="00ED340D" w:rsidP="00B47935">
            <w:pPr>
              <w:spacing w:before="0" w:after="0" w:line="240" w:lineRule="auto"/>
              <w:jc w:val="center"/>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36</w:t>
            </w:r>
          </w:p>
        </w:tc>
      </w:tr>
      <w:tr w:rsidR="00AA4633" w:rsidRPr="00EE3E7F" w14:paraId="6FDD5D8F" w14:textId="77777777" w:rsidTr="00C517C7">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25FBD59" w14:textId="7EA8ED98" w:rsidR="00AA4633" w:rsidRPr="009354D9" w:rsidRDefault="002A7E60" w:rsidP="00B47935">
            <w:pPr>
              <w:spacing w:before="0" w:after="0" w:line="240" w:lineRule="auto"/>
              <w:jc w:val="left"/>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IRAMAT</w:t>
            </w:r>
          </w:p>
        </w:tc>
        <w:tc>
          <w:tcPr>
            <w:tcW w:w="255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EFFAAB" w14:textId="4B9A8761" w:rsidR="00AA4633" w:rsidRPr="002D1C52" w:rsidRDefault="00AA4633" w:rsidP="00B47935">
            <w:pPr>
              <w:spacing w:before="0" w:after="0" w:line="240" w:lineRule="auto"/>
              <w:jc w:val="left"/>
              <w:rPr>
                <w:rFonts w:asciiTheme="minorHAnsi" w:eastAsia="MS Mincho" w:hAnsiTheme="minorHAnsi" w:cstheme="minorHAnsi"/>
                <w:i/>
                <w:sz w:val="20"/>
                <w:szCs w:val="20"/>
                <w:lang w:val="en-GB" w:eastAsia="ja-JP"/>
              </w:rPr>
            </w:pPr>
            <w:r>
              <w:rPr>
                <w:rFonts w:asciiTheme="minorHAnsi" w:eastAsia="MS Mincho" w:hAnsiTheme="minorHAnsi" w:cstheme="minorHAnsi"/>
                <w:i/>
                <w:sz w:val="20"/>
                <w:szCs w:val="20"/>
                <w:lang w:val="en-GB" w:eastAsia="ja-JP"/>
              </w:rPr>
              <w:t>Master 2 trainee</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4A7024D9" w14:textId="53350B11" w:rsidR="00AA4633" w:rsidRPr="002D1C52" w:rsidRDefault="00AA4633" w:rsidP="00B47935">
            <w:pPr>
              <w:spacing w:before="0" w:after="0" w:line="240" w:lineRule="auto"/>
              <w:jc w:val="left"/>
              <w:rPr>
                <w:rFonts w:asciiTheme="minorHAnsi" w:eastAsia="MS Mincho" w:hAnsiTheme="minorHAnsi" w:cstheme="minorHAnsi"/>
                <w:i/>
                <w:sz w:val="20"/>
                <w:szCs w:val="20"/>
                <w:lang w:val="en-GB" w:eastAsia="ja-JP"/>
              </w:rPr>
            </w:pPr>
            <w:r>
              <w:rPr>
                <w:rFonts w:asciiTheme="minorHAnsi" w:eastAsia="MS Mincho" w:hAnsiTheme="minorHAnsi" w:cstheme="minorHAnsi"/>
                <w:i/>
                <w:sz w:val="20"/>
                <w:szCs w:val="20"/>
                <w:lang w:val="en-GB" w:eastAsia="ja-JP"/>
              </w:rPr>
              <w:t xml:space="preserve">To </w:t>
            </w:r>
            <w:r w:rsidR="002A7E60">
              <w:rPr>
                <w:rFonts w:asciiTheme="minorHAnsi" w:eastAsia="MS Mincho" w:hAnsiTheme="minorHAnsi" w:cstheme="minorHAnsi"/>
                <w:i/>
                <w:sz w:val="20"/>
                <w:szCs w:val="20"/>
                <w:lang w:val="en-GB" w:eastAsia="ja-JP"/>
              </w:rPr>
              <w:t>recruit</w:t>
            </w:r>
          </w:p>
        </w:tc>
        <w:tc>
          <w:tcPr>
            <w:tcW w:w="2394" w:type="dxa"/>
            <w:tcBorders>
              <w:top w:val="single" w:sz="4" w:space="0" w:color="auto"/>
              <w:left w:val="single" w:sz="4" w:space="0" w:color="auto"/>
              <w:bottom w:val="single" w:sz="4" w:space="0" w:color="auto"/>
              <w:right w:val="single" w:sz="4" w:space="0" w:color="auto"/>
            </w:tcBorders>
            <w:shd w:val="clear" w:color="auto" w:fill="auto"/>
            <w:vAlign w:val="center"/>
          </w:tcPr>
          <w:p w14:paraId="7D1BEABA" w14:textId="77777777" w:rsidR="00AA4633" w:rsidRDefault="00AA4633" w:rsidP="00B47935">
            <w:pPr>
              <w:spacing w:before="0" w:after="0" w:line="240" w:lineRule="auto"/>
              <w:jc w:val="left"/>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Digital Humanities</w:t>
            </w:r>
          </w:p>
          <w:p w14:paraId="4B42718C" w14:textId="213BCF07" w:rsidR="00AA4633" w:rsidRPr="004876CE" w:rsidRDefault="00AA4633" w:rsidP="00B47935">
            <w:pPr>
              <w:spacing w:before="0" w:after="0" w:line="240" w:lineRule="auto"/>
              <w:jc w:val="left"/>
              <w:rPr>
                <w:rFonts w:asciiTheme="minorHAnsi" w:eastAsia="MS Mincho" w:hAnsiTheme="minorHAnsi" w:cstheme="minorHAnsi"/>
                <w:iCs/>
                <w:sz w:val="20"/>
                <w:szCs w:val="20"/>
                <w:lang w:val="en-GB" w:eastAsia="ja-JP"/>
              </w:rPr>
            </w:pPr>
            <w:r>
              <w:rPr>
                <w:rFonts w:asciiTheme="minorHAnsi" w:eastAsia="MS Mincho" w:hAnsiTheme="minorHAnsi" w:cstheme="minorHAnsi"/>
                <w:iCs/>
                <w:sz w:val="20"/>
                <w:szCs w:val="20"/>
                <w:lang w:val="en-GB" w:eastAsia="ja-JP"/>
              </w:rPr>
              <w:t>Participation to task 2</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tcPr>
          <w:p w14:paraId="4F0AE418" w14:textId="0E81F592" w:rsidR="00AA4633" w:rsidRDefault="00AA4633" w:rsidP="00B47935">
            <w:pPr>
              <w:spacing w:before="0" w:after="0" w:line="240" w:lineRule="auto"/>
              <w:jc w:val="center"/>
              <w:rPr>
                <w:rFonts w:asciiTheme="minorHAnsi" w:eastAsia="MS Mincho" w:hAnsiTheme="minorHAnsi" w:cstheme="minorHAnsi"/>
                <w:iCs/>
                <w:sz w:val="20"/>
                <w:szCs w:val="20"/>
                <w:lang w:val="fr-FR" w:eastAsia="ja-JP"/>
              </w:rPr>
            </w:pPr>
            <w:r>
              <w:rPr>
                <w:rFonts w:asciiTheme="minorHAnsi" w:eastAsia="MS Mincho" w:hAnsiTheme="minorHAnsi" w:cstheme="minorHAnsi"/>
                <w:iCs/>
                <w:sz w:val="20"/>
                <w:szCs w:val="20"/>
                <w:lang w:val="fr-FR" w:eastAsia="ja-JP"/>
              </w:rPr>
              <w:t>6</w:t>
            </w:r>
          </w:p>
        </w:tc>
      </w:tr>
    </w:tbl>
    <w:p w14:paraId="28895137" w14:textId="77777777" w:rsidR="00BB0A11" w:rsidRPr="00BB0A11" w:rsidRDefault="00BB0A11" w:rsidP="00B47935">
      <w:pPr>
        <w:spacing w:before="0" w:after="0" w:line="240" w:lineRule="auto"/>
        <w:rPr>
          <w:rFonts w:ascii="Arial" w:eastAsia="MS Mincho" w:hAnsi="Arial" w:cs="Times New Roman"/>
          <w:i/>
          <w:color w:val="808080"/>
          <w:szCs w:val="24"/>
          <w:lang w:val="fr-FR" w:eastAsia="ja-JP"/>
        </w:rPr>
      </w:pPr>
    </w:p>
    <w:p w14:paraId="776B9CD7" w14:textId="545FB3C0" w:rsidR="00274AB4" w:rsidRPr="009F3F6A" w:rsidRDefault="00274AB4" w:rsidP="00D47CEF">
      <w:pPr>
        <w:keepNext/>
        <w:spacing w:before="0" w:after="0" w:line="276" w:lineRule="auto"/>
        <w:rPr>
          <w:rFonts w:ascii="Arial" w:eastAsia="MS Mincho" w:hAnsi="Arial" w:cs="Arial"/>
          <w:b/>
          <w:szCs w:val="24"/>
          <w:lang w:eastAsia="ja-JP"/>
        </w:rPr>
      </w:pPr>
      <w:r w:rsidRPr="0084480C">
        <w:rPr>
          <w:rFonts w:ascii="Arial" w:eastAsia="MS Mincho" w:hAnsi="Arial" w:cs="Times New Roman"/>
          <w:b/>
          <w:szCs w:val="24"/>
          <w:lang w:val="en-GB" w:eastAsia="ja-JP"/>
        </w:rPr>
        <w:t>Any change</w:t>
      </w:r>
      <w:r>
        <w:rPr>
          <w:rFonts w:ascii="Arial" w:eastAsia="MS Mincho" w:hAnsi="Arial" w:cs="Times New Roman"/>
          <w:b/>
          <w:szCs w:val="24"/>
          <w:lang w:val="en-GB" w:eastAsia="ja-JP"/>
        </w:rPr>
        <w:t>s</w:t>
      </w:r>
      <w:r w:rsidRPr="0084480C">
        <w:rPr>
          <w:rFonts w:ascii="Arial" w:eastAsia="MS Mincho" w:hAnsi="Arial" w:cs="Times New Roman"/>
          <w:b/>
          <w:szCs w:val="24"/>
          <w:lang w:val="en-GB" w:eastAsia="ja-JP"/>
        </w:rPr>
        <w:t xml:space="preserve"> that have been made in the full proposal compared to the pre-proposal</w:t>
      </w:r>
      <w:r w:rsidR="003B14F2">
        <w:rPr>
          <w:rFonts w:ascii="Arial" w:eastAsia="MS Mincho" w:hAnsi="Arial" w:cs="Times New Roman"/>
          <w:b/>
          <w:szCs w:val="24"/>
          <w:lang w:val="en-GB" w:eastAsia="ja-JP"/>
        </w:rPr>
        <w:t xml:space="preserve"> / compared to the registration</w:t>
      </w:r>
    </w:p>
    <w:p w14:paraId="081B7B80" w14:textId="21EBEDD6" w:rsidR="00703B9E" w:rsidRPr="00EC546C" w:rsidRDefault="00703B9E" w:rsidP="00D47CEF">
      <w:pPr>
        <w:spacing w:before="0" w:line="276" w:lineRule="auto"/>
        <w:rPr>
          <w:rFonts w:asciiTheme="minorHAnsi" w:hAnsiTheme="minorHAnsi" w:cstheme="minorHAnsi"/>
          <w:lang w:val="en-GB"/>
        </w:rPr>
      </w:pPr>
      <w:r w:rsidRPr="00EC546C">
        <w:rPr>
          <w:rFonts w:asciiTheme="minorHAnsi" w:hAnsiTheme="minorHAnsi" w:cstheme="minorHAnsi"/>
          <w:lang w:val="en-GB"/>
        </w:rPr>
        <w:t xml:space="preserve">The recruitment of a research engineer at IRAMAT, specialising in databases, </w:t>
      </w:r>
      <w:r w:rsidR="00B505EC">
        <w:rPr>
          <w:rFonts w:asciiTheme="minorHAnsi" w:hAnsiTheme="minorHAnsi" w:cstheme="minorHAnsi"/>
          <w:lang w:val="en-GB"/>
        </w:rPr>
        <w:t xml:space="preserve">as mentioned in the pre-proposal, </w:t>
      </w:r>
      <w:r w:rsidRPr="00EC546C">
        <w:rPr>
          <w:rFonts w:asciiTheme="minorHAnsi" w:hAnsiTheme="minorHAnsi" w:cstheme="minorHAnsi"/>
          <w:lang w:val="en-GB"/>
        </w:rPr>
        <w:t xml:space="preserve">opens up prospects for recording the project's results. </w:t>
      </w:r>
      <w:r w:rsidR="002C1F5B">
        <w:rPr>
          <w:rFonts w:asciiTheme="minorHAnsi" w:hAnsiTheme="minorHAnsi" w:cstheme="minorHAnsi"/>
          <w:lang w:val="en-GB"/>
        </w:rPr>
        <w:t>So,</w:t>
      </w:r>
      <w:r w:rsidR="004E77DE">
        <w:rPr>
          <w:rFonts w:asciiTheme="minorHAnsi" w:hAnsiTheme="minorHAnsi" w:cstheme="minorHAnsi"/>
          <w:lang w:val="en-GB"/>
        </w:rPr>
        <w:t xml:space="preserve"> </w:t>
      </w:r>
      <w:r w:rsidRPr="0020178A">
        <w:rPr>
          <w:rFonts w:asciiTheme="minorHAnsi" w:hAnsiTheme="minorHAnsi" w:cstheme="minorHAnsi"/>
          <w:b/>
          <w:bCs/>
          <w:lang w:val="en-GB"/>
        </w:rPr>
        <w:t>Thomas Huet</w:t>
      </w:r>
      <w:r w:rsidRPr="00EC546C">
        <w:rPr>
          <w:rFonts w:asciiTheme="minorHAnsi" w:hAnsiTheme="minorHAnsi" w:cstheme="minorHAnsi"/>
          <w:lang w:val="en-GB"/>
        </w:rPr>
        <w:t xml:space="preserve"> has joined the </w:t>
      </w:r>
      <w:r w:rsidRPr="00EC546C">
        <w:rPr>
          <w:rFonts w:asciiTheme="minorHAnsi" w:hAnsiTheme="minorHAnsi" w:cstheme="minorHAnsi"/>
          <w:color w:val="FF0000"/>
          <w:lang w:val="en-GB"/>
        </w:rPr>
        <w:t xml:space="preserve">ALMACIR </w:t>
      </w:r>
      <w:r w:rsidRPr="00EC546C">
        <w:rPr>
          <w:rFonts w:asciiTheme="minorHAnsi" w:hAnsiTheme="minorHAnsi" w:cstheme="minorHAnsi"/>
          <w:lang w:val="en-GB"/>
        </w:rPr>
        <w:t>project team.</w:t>
      </w:r>
    </w:p>
    <w:p w14:paraId="2AD1F791" w14:textId="0F320EB7" w:rsidR="00FF04CD" w:rsidRDefault="009A3414" w:rsidP="00B47935">
      <w:pPr>
        <w:pStyle w:val="Heading1"/>
        <w:numPr>
          <w:ilvl w:val="0"/>
          <w:numId w:val="5"/>
        </w:numPr>
        <w:spacing w:after="240" w:line="240" w:lineRule="auto"/>
      </w:pPr>
      <w:r w:rsidRPr="009F3F6A">
        <w:rPr>
          <w:rFonts w:eastAsia="Times New Roman"/>
          <w:lang w:eastAsia="ja-JP"/>
        </w:rPr>
        <w:t>P</w:t>
      </w:r>
      <w:r w:rsidRPr="001E48BB">
        <w:t xml:space="preserve">roposal’s context, </w:t>
      </w:r>
      <w:r w:rsidRPr="0045367E">
        <w:t>positioning</w:t>
      </w:r>
      <w:r w:rsidRPr="001E48BB">
        <w:t xml:space="preserve"> and objective(s)</w:t>
      </w:r>
    </w:p>
    <w:p w14:paraId="02713D0E" w14:textId="6FDC16F0" w:rsidR="00595442" w:rsidRPr="006164BE" w:rsidRDefault="006164BE" w:rsidP="00B47935">
      <w:pPr>
        <w:pStyle w:val="Heading2"/>
        <w:numPr>
          <w:ilvl w:val="0"/>
          <w:numId w:val="11"/>
        </w:numPr>
        <w:spacing w:line="240" w:lineRule="auto"/>
        <w:rPr>
          <w:lang w:val="en-GB" w:eastAsia="ja-JP"/>
        </w:rPr>
      </w:pPr>
      <w:r>
        <w:t>O</w:t>
      </w:r>
      <w:r w:rsidRPr="001E48BB">
        <w:t>bjectives and research hypothesis</w:t>
      </w:r>
    </w:p>
    <w:p w14:paraId="09EE38D9" w14:textId="0F01A8E3" w:rsidR="00EE3E7F" w:rsidRPr="00D01585" w:rsidRDefault="00EE3E7F" w:rsidP="00B47935">
      <w:pPr>
        <w:pStyle w:val="Instructions"/>
        <w:ind w:left="0"/>
        <w:rPr>
          <w:rFonts w:asciiTheme="minorHAnsi" w:hAnsiTheme="minorHAnsi" w:cstheme="minorHAnsi"/>
          <w:b/>
          <w:i w:val="0"/>
          <w:iCs/>
          <w:color w:val="auto"/>
          <w:lang w:val="en-GB"/>
        </w:rPr>
      </w:pPr>
      <w:r w:rsidRPr="00D01585">
        <w:rPr>
          <w:rFonts w:asciiTheme="minorHAnsi" w:hAnsiTheme="minorHAnsi" w:cstheme="minorHAnsi"/>
          <w:b/>
          <w:i w:val="0"/>
          <w:iCs/>
          <w:color w:val="auto"/>
          <w:lang w:val="en-GB"/>
        </w:rPr>
        <w:t xml:space="preserve">What were the circulation networks for precious metals used in coinage in the Islamic West, from the Arab conquests to the Berber dynasties (8th-13th centuries)? </w:t>
      </w:r>
      <w:r w:rsidR="00586269" w:rsidRPr="00586269">
        <w:rPr>
          <w:rFonts w:asciiTheme="minorHAnsi" w:hAnsiTheme="minorHAnsi" w:cstheme="minorHAnsi"/>
          <w:b/>
          <w:i w:val="0"/>
          <w:iCs/>
          <w:color w:val="auto"/>
          <w:lang w:val="en-GB"/>
        </w:rPr>
        <w:t xml:space="preserve">Where did the gold and silver </w:t>
      </w:r>
      <w:r w:rsidR="00586269" w:rsidRPr="00586269">
        <w:rPr>
          <w:rFonts w:asciiTheme="minorHAnsi" w:hAnsiTheme="minorHAnsi" w:cstheme="minorHAnsi"/>
          <w:b/>
          <w:i w:val="0"/>
          <w:iCs/>
          <w:color w:val="auto"/>
          <w:lang w:val="en-GB"/>
        </w:rPr>
        <w:lastRenderedPageBreak/>
        <w:t xml:space="preserve">minted by the various States of the Muslim West come from? </w:t>
      </w:r>
      <w:r w:rsidRPr="00D01585">
        <w:rPr>
          <w:rFonts w:asciiTheme="minorHAnsi" w:hAnsiTheme="minorHAnsi" w:cstheme="minorHAnsi"/>
          <w:b/>
          <w:i w:val="0"/>
          <w:iCs/>
          <w:color w:val="auto"/>
          <w:lang w:val="en-GB"/>
        </w:rPr>
        <w:t>To what extent did political changes in the Maghreb and al-Andalus influence the circulation of precious metals?</w:t>
      </w:r>
    </w:p>
    <w:p w14:paraId="48966529" w14:textId="1CA798CC" w:rsidR="009471E7" w:rsidRDefault="00EE3E7F" w:rsidP="00D47CEF">
      <w:pPr>
        <w:pStyle w:val="Instructions"/>
        <w:spacing w:line="276" w:lineRule="auto"/>
        <w:ind w:left="0"/>
        <w:rPr>
          <w:rFonts w:asciiTheme="minorHAnsi" w:hAnsiTheme="minorHAnsi" w:cstheme="minorHAnsi"/>
          <w:bCs/>
          <w:i w:val="0"/>
          <w:iCs/>
          <w:color w:val="auto"/>
          <w:lang w:val="en-GB"/>
        </w:rPr>
      </w:pPr>
      <w:r w:rsidRPr="00D01585">
        <w:rPr>
          <w:rFonts w:asciiTheme="minorHAnsi" w:hAnsiTheme="minorHAnsi" w:cstheme="minorHAnsi"/>
          <w:bCs/>
          <w:i w:val="0"/>
          <w:iCs/>
          <w:color w:val="auto"/>
          <w:lang w:val="en-GB"/>
        </w:rPr>
        <w:t xml:space="preserve">The </w:t>
      </w:r>
      <w:r w:rsidRPr="00D01585">
        <w:rPr>
          <w:rFonts w:asciiTheme="minorHAnsi" w:hAnsiTheme="minorHAnsi" w:cstheme="minorHAnsi"/>
          <w:bCs/>
          <w:i w:val="0"/>
          <w:iCs/>
          <w:color w:val="FF0000"/>
          <w:lang w:val="en-GB"/>
        </w:rPr>
        <w:t xml:space="preserve">ALMACIR </w:t>
      </w:r>
      <w:r w:rsidRPr="00D01585">
        <w:rPr>
          <w:rFonts w:asciiTheme="minorHAnsi" w:hAnsiTheme="minorHAnsi" w:cstheme="minorHAnsi"/>
          <w:bCs/>
          <w:i w:val="0"/>
          <w:iCs/>
          <w:color w:val="auto"/>
          <w:lang w:val="en-GB"/>
        </w:rPr>
        <w:t xml:space="preserve">project focuses on the western part of the </w:t>
      </w:r>
      <w:r w:rsidRPr="00D01585">
        <w:rPr>
          <w:rFonts w:asciiTheme="minorHAnsi" w:hAnsiTheme="minorHAnsi" w:cstheme="minorHAnsi"/>
          <w:bCs/>
          <w:color w:val="auto"/>
          <w:lang w:val="en-GB"/>
        </w:rPr>
        <w:t>Dār al-Islām</w:t>
      </w:r>
      <w:r w:rsidRPr="00D01585">
        <w:rPr>
          <w:rFonts w:asciiTheme="minorHAnsi" w:hAnsiTheme="minorHAnsi" w:cstheme="minorHAnsi"/>
          <w:bCs/>
          <w:i w:val="0"/>
          <w:iCs/>
          <w:color w:val="auto"/>
          <w:lang w:val="en-GB"/>
        </w:rPr>
        <w:t xml:space="preserve">, between the Arab conquests of the </w:t>
      </w:r>
      <w:r w:rsidRPr="00D01585">
        <w:rPr>
          <w:rFonts w:asciiTheme="minorHAnsi" w:hAnsiTheme="minorHAnsi" w:cstheme="minorHAnsi"/>
          <w:bCs/>
          <w:color w:val="auto"/>
          <w:lang w:val="en-GB"/>
        </w:rPr>
        <w:t>Maġrib al-Aqsā</w:t>
      </w:r>
      <w:r w:rsidRPr="00D01585">
        <w:rPr>
          <w:rFonts w:asciiTheme="minorHAnsi" w:hAnsiTheme="minorHAnsi" w:cstheme="minorHAnsi"/>
          <w:bCs/>
          <w:i w:val="0"/>
          <w:iCs/>
          <w:color w:val="auto"/>
          <w:lang w:val="en-GB"/>
        </w:rPr>
        <w:t xml:space="preserve"> and al-Andalus at the turn of the 7th-8th centuries and the fall of the Almohads in 668/1269. Based on the testimony of written sources, traditional and recent historiography has demonstrated the importance of sub-Saharan gold, and the routes of its circulation transiting through Si</w:t>
      </w:r>
      <w:r w:rsidRPr="00D01585">
        <w:rPr>
          <w:rFonts w:asciiTheme="minorHAnsi" w:hAnsiTheme="minorHAnsi" w:cstheme="minorHAnsi"/>
          <w:i w:val="0"/>
          <w:iCs/>
          <w:color w:val="auto"/>
          <w:lang w:val="en-GB"/>
        </w:rPr>
        <w:t>ǧ</w:t>
      </w:r>
      <w:r w:rsidRPr="00D01585">
        <w:rPr>
          <w:rFonts w:asciiTheme="minorHAnsi" w:hAnsiTheme="minorHAnsi" w:cstheme="minorHAnsi"/>
          <w:bCs/>
          <w:i w:val="0"/>
          <w:iCs/>
          <w:color w:val="auto"/>
          <w:lang w:val="en-GB"/>
        </w:rPr>
        <w:t xml:space="preserve">ilmāsa </w:t>
      </w:r>
      <w:r w:rsidRPr="00CC7A08">
        <w:rPr>
          <w:rFonts w:asciiTheme="minorHAnsi" w:hAnsiTheme="minorHAnsi" w:cstheme="minorHAnsi"/>
          <w:b/>
          <w:i w:val="0"/>
          <w:iCs/>
          <w:color w:val="auto"/>
          <w:lang w:val="en-GB"/>
        </w:rPr>
        <w:t>[</w:t>
      </w:r>
      <w:r w:rsidR="009471E7">
        <w:rPr>
          <w:rFonts w:asciiTheme="minorHAnsi" w:hAnsiTheme="minorHAnsi" w:cstheme="minorHAnsi"/>
          <w:b/>
          <w:i w:val="0"/>
          <w:iCs/>
          <w:color w:val="auto"/>
          <w:lang w:val="en-GB"/>
        </w:rPr>
        <w:t>1</w:t>
      </w:r>
      <w:r w:rsidRPr="00CC7A08">
        <w:rPr>
          <w:rFonts w:asciiTheme="minorHAnsi" w:hAnsiTheme="minorHAnsi" w:cstheme="minorHAnsi"/>
          <w:b/>
          <w:i w:val="0"/>
          <w:iCs/>
          <w:color w:val="auto"/>
          <w:lang w:val="en-GB"/>
        </w:rPr>
        <w:t>]</w:t>
      </w:r>
      <w:r w:rsidRPr="00D01585">
        <w:rPr>
          <w:rFonts w:asciiTheme="minorHAnsi" w:hAnsiTheme="minorHAnsi" w:cstheme="minorHAnsi"/>
          <w:bCs/>
          <w:i w:val="0"/>
          <w:iCs/>
          <w:color w:val="auto"/>
          <w:lang w:val="en-GB"/>
        </w:rPr>
        <w:t xml:space="preserve">. </w:t>
      </w:r>
      <w:r w:rsidR="009471E7" w:rsidRPr="009471E7">
        <w:rPr>
          <w:rFonts w:asciiTheme="minorHAnsi" w:hAnsiTheme="minorHAnsi" w:cstheme="minorHAnsi"/>
          <w:bCs/>
          <w:i w:val="0"/>
          <w:iCs/>
          <w:color w:val="auto"/>
          <w:lang w:val="en-GB"/>
        </w:rPr>
        <w:t xml:space="preserve">More recently, archaeological </w:t>
      </w:r>
      <w:r w:rsidR="00586269">
        <w:rPr>
          <w:rFonts w:asciiTheme="minorHAnsi" w:hAnsiTheme="minorHAnsi" w:cstheme="minorHAnsi"/>
          <w:bCs/>
          <w:i w:val="0"/>
          <w:iCs/>
          <w:color w:val="auto"/>
          <w:lang w:val="en-GB"/>
        </w:rPr>
        <w:t>studies</w:t>
      </w:r>
      <w:r w:rsidR="009471E7" w:rsidRPr="009471E7">
        <w:rPr>
          <w:rFonts w:asciiTheme="minorHAnsi" w:hAnsiTheme="minorHAnsi" w:cstheme="minorHAnsi"/>
          <w:bCs/>
          <w:i w:val="0"/>
          <w:iCs/>
          <w:color w:val="auto"/>
          <w:lang w:val="en-GB"/>
        </w:rPr>
        <w:t xml:space="preserve"> in North Africa </w:t>
      </w:r>
      <w:r w:rsidR="009471E7" w:rsidRPr="009471E7">
        <w:rPr>
          <w:rFonts w:asciiTheme="minorHAnsi" w:hAnsiTheme="minorHAnsi" w:cstheme="minorHAnsi"/>
          <w:b/>
          <w:i w:val="0"/>
          <w:iCs/>
          <w:color w:val="auto"/>
          <w:lang w:val="en-GB"/>
        </w:rPr>
        <w:t>[2]</w:t>
      </w:r>
      <w:r w:rsidR="009471E7">
        <w:rPr>
          <w:rFonts w:asciiTheme="minorHAnsi" w:hAnsiTheme="minorHAnsi" w:cstheme="minorHAnsi"/>
          <w:bCs/>
          <w:i w:val="0"/>
          <w:iCs/>
          <w:color w:val="auto"/>
          <w:lang w:val="en-GB"/>
        </w:rPr>
        <w:t xml:space="preserve">, particularly in </w:t>
      </w:r>
      <w:r w:rsidR="009471E7" w:rsidRPr="00D01585">
        <w:rPr>
          <w:rFonts w:asciiTheme="minorHAnsi" w:hAnsiTheme="minorHAnsi" w:cstheme="minorHAnsi"/>
          <w:bCs/>
          <w:i w:val="0"/>
          <w:iCs/>
          <w:color w:val="auto"/>
          <w:lang w:val="en-GB"/>
        </w:rPr>
        <w:t>Si</w:t>
      </w:r>
      <w:r w:rsidR="009471E7" w:rsidRPr="00D01585">
        <w:rPr>
          <w:rFonts w:asciiTheme="minorHAnsi" w:hAnsiTheme="minorHAnsi" w:cstheme="minorHAnsi"/>
          <w:i w:val="0"/>
          <w:iCs/>
          <w:color w:val="auto"/>
          <w:lang w:val="en-GB"/>
        </w:rPr>
        <w:t>ǧ</w:t>
      </w:r>
      <w:r w:rsidR="009471E7" w:rsidRPr="00D01585">
        <w:rPr>
          <w:rFonts w:asciiTheme="minorHAnsi" w:hAnsiTheme="minorHAnsi" w:cstheme="minorHAnsi"/>
          <w:bCs/>
          <w:i w:val="0"/>
          <w:iCs/>
          <w:color w:val="auto"/>
          <w:lang w:val="en-GB"/>
        </w:rPr>
        <w:t>ilmāsa</w:t>
      </w:r>
      <w:r w:rsidR="009471E7">
        <w:rPr>
          <w:rFonts w:asciiTheme="minorHAnsi" w:hAnsiTheme="minorHAnsi" w:cstheme="minorHAnsi"/>
          <w:bCs/>
          <w:i w:val="0"/>
          <w:iCs/>
          <w:color w:val="auto"/>
          <w:lang w:val="en-GB"/>
        </w:rPr>
        <w:t xml:space="preserve"> area </w:t>
      </w:r>
      <w:r w:rsidR="009471E7" w:rsidRPr="009471E7">
        <w:rPr>
          <w:rFonts w:asciiTheme="minorHAnsi" w:hAnsiTheme="minorHAnsi" w:cstheme="minorHAnsi"/>
          <w:b/>
          <w:i w:val="0"/>
          <w:iCs/>
          <w:color w:val="auto"/>
          <w:lang w:val="en-GB"/>
        </w:rPr>
        <w:t>[3]</w:t>
      </w:r>
      <w:r w:rsidR="009471E7">
        <w:rPr>
          <w:rFonts w:asciiTheme="minorHAnsi" w:hAnsiTheme="minorHAnsi" w:cstheme="minorHAnsi"/>
          <w:bCs/>
          <w:i w:val="0"/>
          <w:iCs/>
          <w:color w:val="auto"/>
          <w:lang w:val="en-GB"/>
        </w:rPr>
        <w:t xml:space="preserve"> </w:t>
      </w:r>
      <w:r w:rsidR="009471E7" w:rsidRPr="009471E7">
        <w:rPr>
          <w:rFonts w:asciiTheme="minorHAnsi" w:hAnsiTheme="minorHAnsi" w:cstheme="minorHAnsi"/>
          <w:bCs/>
          <w:i w:val="0"/>
          <w:iCs/>
          <w:color w:val="auto"/>
          <w:lang w:val="en-GB"/>
        </w:rPr>
        <w:t>have added a new dimension</w:t>
      </w:r>
      <w:r w:rsidR="009471E7">
        <w:rPr>
          <w:rFonts w:asciiTheme="minorHAnsi" w:hAnsiTheme="minorHAnsi" w:cstheme="minorHAnsi"/>
          <w:bCs/>
          <w:i w:val="0"/>
          <w:iCs/>
          <w:color w:val="auto"/>
          <w:lang w:val="en-GB"/>
        </w:rPr>
        <w:t xml:space="preserve"> to these studies. </w:t>
      </w:r>
      <w:r w:rsidR="009471E7" w:rsidRPr="009471E7">
        <w:rPr>
          <w:rFonts w:asciiTheme="minorHAnsi" w:hAnsiTheme="minorHAnsi" w:cstheme="minorHAnsi"/>
          <w:bCs/>
          <w:i w:val="0"/>
          <w:iCs/>
          <w:color w:val="auto"/>
          <w:lang w:val="en-GB"/>
        </w:rPr>
        <w:t xml:space="preserve">While the circulation of precious metals has tended to focus on gold, the circulation of silver </w:t>
      </w:r>
      <w:r w:rsidR="009471E7">
        <w:rPr>
          <w:rFonts w:asciiTheme="minorHAnsi" w:hAnsiTheme="minorHAnsi" w:cstheme="minorHAnsi"/>
          <w:bCs/>
          <w:i w:val="0"/>
          <w:iCs/>
          <w:color w:val="auto"/>
          <w:lang w:val="en-GB"/>
        </w:rPr>
        <w:t>has</w:t>
      </w:r>
      <w:r w:rsidR="009471E7" w:rsidRPr="009471E7">
        <w:rPr>
          <w:rFonts w:asciiTheme="minorHAnsi" w:hAnsiTheme="minorHAnsi" w:cstheme="minorHAnsi"/>
          <w:bCs/>
          <w:i w:val="0"/>
          <w:iCs/>
          <w:color w:val="auto"/>
          <w:lang w:val="en-GB"/>
        </w:rPr>
        <w:t xml:space="preserve"> to be highlighted, </w:t>
      </w:r>
      <w:r w:rsidR="00586269">
        <w:rPr>
          <w:rFonts w:asciiTheme="minorHAnsi" w:hAnsiTheme="minorHAnsi" w:cstheme="minorHAnsi"/>
          <w:bCs/>
          <w:i w:val="0"/>
          <w:iCs/>
          <w:color w:val="auto"/>
          <w:lang w:val="en-GB"/>
        </w:rPr>
        <w:t xml:space="preserve">especially </w:t>
      </w:r>
      <w:r w:rsidR="00586269" w:rsidRPr="00586269">
        <w:rPr>
          <w:rFonts w:asciiTheme="minorHAnsi" w:hAnsiTheme="minorHAnsi" w:cstheme="minorHAnsi"/>
          <w:bCs/>
          <w:i w:val="0"/>
          <w:iCs/>
          <w:color w:val="auto"/>
          <w:lang w:val="en-GB"/>
        </w:rPr>
        <w:t xml:space="preserve">its possible movement to the Iberian Peninsula from North Africa, where there were renowned mines, such as those in the Moroccan Atlas whose wealth was highlighted by the 9th century geographer Ibn </w:t>
      </w:r>
      <w:r w:rsidR="004D524B">
        <w:rPr>
          <w:rFonts w:asciiTheme="minorHAnsi" w:hAnsiTheme="minorHAnsi" w:cstheme="minorHAnsi"/>
          <w:bCs/>
          <w:i w:val="0"/>
          <w:iCs/>
          <w:color w:val="auto"/>
          <w:lang w:val="en-GB"/>
        </w:rPr>
        <w:t>Ḫudāḏbih</w:t>
      </w:r>
      <w:r w:rsidR="009471E7" w:rsidRPr="00365505">
        <w:rPr>
          <w:rFonts w:asciiTheme="minorHAnsi" w:hAnsiTheme="minorHAnsi" w:cstheme="minorHAnsi"/>
          <w:bCs/>
          <w:i w:val="0"/>
          <w:iCs/>
          <w:color w:val="auto"/>
          <w:lang w:val="en-GB"/>
        </w:rPr>
        <w:t>.</w:t>
      </w:r>
    </w:p>
    <w:p w14:paraId="1307A2BE" w14:textId="75A4EABD" w:rsidR="00EE3E7F" w:rsidRPr="00D01585" w:rsidRDefault="004D524B" w:rsidP="00D47CEF">
      <w:pPr>
        <w:pStyle w:val="Instructions"/>
        <w:spacing w:line="276" w:lineRule="auto"/>
        <w:ind w:left="0"/>
        <w:rPr>
          <w:rFonts w:asciiTheme="minorHAnsi" w:hAnsiTheme="minorHAnsi" w:cstheme="minorHAnsi"/>
          <w:bCs/>
          <w:i w:val="0"/>
          <w:iCs/>
          <w:color w:val="auto"/>
          <w:lang w:val="en-GB"/>
        </w:rPr>
      </w:pPr>
      <w:r>
        <w:rPr>
          <w:rFonts w:asciiTheme="minorHAnsi" w:hAnsiTheme="minorHAnsi" w:cstheme="minorHAnsi"/>
          <w:bCs/>
          <w:i w:val="0"/>
          <w:iCs/>
          <w:color w:val="auto"/>
          <w:lang w:val="en-GB"/>
        </w:rPr>
        <w:t>T</w:t>
      </w:r>
      <w:r w:rsidR="00EE3E7F" w:rsidRPr="00D01585">
        <w:rPr>
          <w:rFonts w:asciiTheme="minorHAnsi" w:hAnsiTheme="minorHAnsi" w:cstheme="minorHAnsi"/>
          <w:bCs/>
          <w:i w:val="0"/>
          <w:iCs/>
          <w:color w:val="auto"/>
          <w:lang w:val="en-GB"/>
        </w:rPr>
        <w:t xml:space="preserve">he area was subject to different authorities, with the </w:t>
      </w:r>
      <w:r w:rsidR="00EE3E7F" w:rsidRPr="00D01585">
        <w:rPr>
          <w:rFonts w:asciiTheme="minorHAnsi" w:hAnsiTheme="minorHAnsi" w:cstheme="minorHAnsi"/>
          <w:bCs/>
          <w:color w:val="auto"/>
          <w:lang w:val="en-GB"/>
        </w:rPr>
        <w:t>Maġrib al-Aqsā</w:t>
      </w:r>
      <w:r w:rsidR="00EE3E7F" w:rsidRPr="00D01585">
        <w:rPr>
          <w:rFonts w:asciiTheme="minorHAnsi" w:hAnsiTheme="minorHAnsi" w:cstheme="minorHAnsi"/>
          <w:bCs/>
          <w:i w:val="0"/>
          <w:iCs/>
          <w:color w:val="auto"/>
          <w:lang w:val="en-GB"/>
        </w:rPr>
        <w:t xml:space="preserve"> gradually linked to al-Andalus, with the expansion of the Umayyad Caliphate of Cordoba to the south of the Strait of Gibraltar, until the control of Si</w:t>
      </w:r>
      <w:r w:rsidR="00EE3E7F" w:rsidRPr="00D01585">
        <w:rPr>
          <w:rFonts w:asciiTheme="minorHAnsi" w:hAnsiTheme="minorHAnsi" w:cstheme="minorHAnsi"/>
          <w:i w:val="0"/>
          <w:iCs/>
          <w:color w:val="auto"/>
          <w:lang w:val="en-GB"/>
        </w:rPr>
        <w:t>ǧ</w:t>
      </w:r>
      <w:r w:rsidR="00EE3E7F" w:rsidRPr="00D01585">
        <w:rPr>
          <w:rFonts w:asciiTheme="minorHAnsi" w:hAnsiTheme="minorHAnsi" w:cstheme="minorHAnsi"/>
          <w:bCs/>
          <w:i w:val="0"/>
          <w:iCs/>
          <w:color w:val="auto"/>
          <w:lang w:val="en-GB"/>
        </w:rPr>
        <w:t>ilmāsa (366/976), and with the conquests and retreat of the Almoravids and then the Almohads in the 12th and 13th centuries. The project is based on an examination of the circulation of gold and silver in these varying political contexts, through a new light: that of the chemical composition characteristics of coins.</w:t>
      </w:r>
    </w:p>
    <w:p w14:paraId="65E79808" w14:textId="77777777" w:rsidR="00EE3E7F" w:rsidRPr="00D01585" w:rsidRDefault="00EE3E7F" w:rsidP="00D47CEF">
      <w:pPr>
        <w:autoSpaceDE w:val="0"/>
        <w:autoSpaceDN w:val="0"/>
        <w:adjustRightInd w:val="0"/>
        <w:spacing w:after="0" w:line="276" w:lineRule="auto"/>
        <w:rPr>
          <w:rFonts w:asciiTheme="minorHAnsi" w:eastAsiaTheme="minorHAnsi" w:hAnsiTheme="minorHAnsi" w:cstheme="minorHAnsi"/>
          <w:b/>
          <w:bCs/>
          <w:color w:val="000000"/>
          <w:lang w:val="en-GB" w:eastAsia="en-US"/>
        </w:rPr>
      </w:pPr>
      <w:r w:rsidRPr="00D01585">
        <w:rPr>
          <w:rFonts w:asciiTheme="minorHAnsi" w:eastAsiaTheme="minorHAnsi" w:hAnsiTheme="minorHAnsi" w:cstheme="minorHAnsi"/>
          <w:b/>
          <w:bCs/>
          <w:color w:val="000000"/>
          <w:lang w:val="en-GB" w:eastAsia="en-US"/>
        </w:rPr>
        <w:t xml:space="preserve">The main objectives of </w:t>
      </w:r>
      <w:r w:rsidRPr="00D01585">
        <w:rPr>
          <w:rFonts w:asciiTheme="minorHAnsi" w:eastAsiaTheme="minorHAnsi" w:hAnsiTheme="minorHAnsi" w:cstheme="minorHAnsi"/>
          <w:b/>
          <w:bCs/>
          <w:color w:val="FF5E69"/>
          <w:lang w:val="en-GB" w:eastAsia="en-US"/>
        </w:rPr>
        <w:t xml:space="preserve">ALMACIR </w:t>
      </w:r>
      <w:r w:rsidRPr="00D01585">
        <w:rPr>
          <w:rFonts w:asciiTheme="minorHAnsi" w:eastAsiaTheme="minorHAnsi" w:hAnsiTheme="minorHAnsi" w:cstheme="minorHAnsi"/>
          <w:b/>
          <w:bCs/>
          <w:color w:val="000000"/>
          <w:lang w:val="en-GB" w:eastAsia="en-US"/>
        </w:rPr>
        <w:t>are:</w:t>
      </w:r>
    </w:p>
    <w:p w14:paraId="00C0583B" w14:textId="7ECF0C5C" w:rsidR="00EE3E7F" w:rsidRPr="00D01585" w:rsidRDefault="00EE3E7F" w:rsidP="00D47CEF">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D01585">
        <w:rPr>
          <w:rFonts w:asciiTheme="minorHAnsi" w:eastAsiaTheme="minorHAnsi" w:hAnsiTheme="minorHAnsi" w:cstheme="minorHAnsi"/>
          <w:color w:val="000000"/>
          <w:lang w:val="en-GB" w:eastAsia="en-US"/>
        </w:rPr>
        <w:t xml:space="preserve">1) </w:t>
      </w:r>
      <w:r w:rsidRPr="00D01585">
        <w:rPr>
          <w:rFonts w:asciiTheme="minorHAnsi" w:hAnsiTheme="minorHAnsi" w:cstheme="minorHAnsi"/>
          <w:bCs/>
          <w:iCs/>
          <w:lang w:val="en-GB"/>
        </w:rPr>
        <w:t xml:space="preserve">to assess the circulation of these metals over a broad chronology between sub-Saharan Africa, the </w:t>
      </w:r>
      <w:r w:rsidRPr="00ED340D">
        <w:rPr>
          <w:rFonts w:asciiTheme="minorHAnsi" w:hAnsiTheme="minorHAnsi" w:cstheme="minorHAnsi"/>
          <w:bCs/>
          <w:i/>
          <w:iCs/>
          <w:lang w:val="en-GB"/>
        </w:rPr>
        <w:t>Maġrib al-Aqsā</w:t>
      </w:r>
      <w:r w:rsidRPr="00D01585">
        <w:rPr>
          <w:rFonts w:asciiTheme="minorHAnsi" w:hAnsiTheme="minorHAnsi" w:cstheme="minorHAnsi"/>
          <w:bCs/>
          <w:iCs/>
          <w:lang w:val="en-GB"/>
        </w:rPr>
        <w:t xml:space="preserve"> and al-Andalus</w:t>
      </w:r>
      <w:r w:rsidRPr="00D01585">
        <w:rPr>
          <w:rFonts w:asciiTheme="minorHAnsi" w:eastAsiaTheme="minorHAnsi" w:hAnsiTheme="minorHAnsi" w:cstheme="minorHAnsi"/>
          <w:color w:val="000000"/>
          <w:lang w:val="en-GB" w:eastAsia="en-US"/>
        </w:rPr>
        <w:t>;</w:t>
      </w:r>
    </w:p>
    <w:p w14:paraId="6E05836E" w14:textId="77777777" w:rsidR="00EE3E7F" w:rsidRPr="00D01585" w:rsidRDefault="00EE3E7F" w:rsidP="00D47CEF">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D01585">
        <w:rPr>
          <w:rFonts w:asciiTheme="minorHAnsi" w:eastAsiaTheme="minorHAnsi" w:hAnsiTheme="minorHAnsi" w:cstheme="minorHAnsi"/>
          <w:color w:val="000000"/>
          <w:lang w:val="en-GB" w:eastAsia="en-US"/>
        </w:rPr>
        <w:t xml:space="preserve">2) </w:t>
      </w:r>
      <w:r w:rsidRPr="00D01585">
        <w:rPr>
          <w:rFonts w:asciiTheme="minorHAnsi" w:hAnsiTheme="minorHAnsi" w:cstheme="minorHAnsi"/>
          <w:bCs/>
          <w:iCs/>
          <w:lang w:val="en-GB"/>
        </w:rPr>
        <w:t>to quantify the evolution of this circulation</w:t>
      </w:r>
      <w:r w:rsidRPr="00D01585">
        <w:rPr>
          <w:rFonts w:asciiTheme="minorHAnsi" w:eastAsiaTheme="minorHAnsi" w:hAnsiTheme="minorHAnsi" w:cstheme="minorHAnsi"/>
          <w:color w:val="000000"/>
          <w:lang w:val="en-GB" w:eastAsia="en-US"/>
        </w:rPr>
        <w:t>;</w:t>
      </w:r>
    </w:p>
    <w:p w14:paraId="64901569" w14:textId="77777777" w:rsidR="00EE3E7F" w:rsidRPr="00D01585" w:rsidRDefault="00EE3E7F" w:rsidP="00D47CEF">
      <w:pPr>
        <w:pStyle w:val="Instructions"/>
        <w:spacing w:line="276" w:lineRule="auto"/>
        <w:ind w:left="0"/>
        <w:rPr>
          <w:rFonts w:asciiTheme="minorHAnsi" w:hAnsiTheme="minorHAnsi" w:cstheme="minorHAnsi"/>
          <w:bCs/>
          <w:i w:val="0"/>
          <w:iCs/>
          <w:color w:val="auto"/>
          <w:lang w:val="en-GB"/>
        </w:rPr>
      </w:pPr>
      <w:r w:rsidRPr="00D01585">
        <w:rPr>
          <w:rFonts w:asciiTheme="minorHAnsi" w:eastAsiaTheme="minorHAnsi" w:hAnsiTheme="minorHAnsi" w:cstheme="minorHAnsi"/>
          <w:color w:val="000000"/>
          <w:szCs w:val="22"/>
          <w:lang w:val="en-GB" w:eastAsia="en-US"/>
        </w:rPr>
        <w:t xml:space="preserve">3) </w:t>
      </w:r>
      <w:r w:rsidRPr="00D01585">
        <w:rPr>
          <w:rFonts w:asciiTheme="minorHAnsi" w:hAnsiTheme="minorHAnsi" w:cstheme="minorHAnsi"/>
          <w:bCs/>
          <w:i w:val="0"/>
          <w:iCs/>
          <w:color w:val="auto"/>
          <w:lang w:val="en-GB"/>
        </w:rPr>
        <w:t>to determine the impact of changes in domination in the region.</w:t>
      </w:r>
    </w:p>
    <w:p w14:paraId="356D8F87" w14:textId="77777777" w:rsidR="00EE3E7F" w:rsidRPr="00D01585" w:rsidRDefault="00EE3E7F" w:rsidP="00D47CEF">
      <w:pPr>
        <w:autoSpaceDE w:val="0"/>
        <w:autoSpaceDN w:val="0"/>
        <w:adjustRightInd w:val="0"/>
        <w:spacing w:after="0" w:line="276" w:lineRule="auto"/>
        <w:rPr>
          <w:rFonts w:asciiTheme="minorHAnsi" w:eastAsiaTheme="minorHAnsi" w:hAnsiTheme="minorHAnsi" w:cstheme="minorHAnsi"/>
          <w:b/>
          <w:bCs/>
          <w:lang w:val="en-GB" w:eastAsia="en-US"/>
        </w:rPr>
      </w:pPr>
      <w:r w:rsidRPr="00D01585">
        <w:rPr>
          <w:rFonts w:asciiTheme="minorHAnsi" w:eastAsiaTheme="minorHAnsi" w:hAnsiTheme="minorHAnsi" w:cstheme="minorHAnsi"/>
          <w:b/>
          <w:bCs/>
          <w:lang w:val="en-GB" w:eastAsia="en-US"/>
        </w:rPr>
        <w:t>Our research hypotheses are the following:</w:t>
      </w:r>
    </w:p>
    <w:p w14:paraId="4727EE8E" w14:textId="0BBEF473" w:rsidR="00EE3E7F" w:rsidRPr="00D01585" w:rsidRDefault="00EE3E7F" w:rsidP="00D47CEF">
      <w:pPr>
        <w:autoSpaceDE w:val="0"/>
        <w:autoSpaceDN w:val="0"/>
        <w:adjustRightInd w:val="0"/>
        <w:spacing w:before="0" w:after="0" w:line="276" w:lineRule="auto"/>
        <w:rPr>
          <w:rFonts w:asciiTheme="minorHAnsi" w:eastAsiaTheme="minorHAnsi" w:hAnsiTheme="minorHAnsi" w:cstheme="minorHAnsi"/>
          <w:lang w:val="en-GB" w:eastAsia="en-US"/>
        </w:rPr>
      </w:pPr>
      <w:r w:rsidRPr="00D01585">
        <w:rPr>
          <w:rFonts w:asciiTheme="minorHAnsi" w:eastAsiaTheme="minorHAnsi" w:hAnsiTheme="minorHAnsi" w:cstheme="minorHAnsi"/>
          <w:lang w:val="en-GB" w:eastAsia="en-US"/>
        </w:rPr>
        <w:t xml:space="preserve">1) The different phases of increase in monetary production, as highlighted by numismatic studies, imply different stocks of metals. </w:t>
      </w:r>
      <w:r w:rsidR="00D3773C" w:rsidRPr="00D3773C">
        <w:rPr>
          <w:rFonts w:asciiTheme="minorHAnsi" w:eastAsiaTheme="minorHAnsi" w:hAnsiTheme="minorHAnsi" w:cstheme="minorHAnsi"/>
          <w:lang w:val="en-GB" w:eastAsia="en-US"/>
        </w:rPr>
        <w:t xml:space="preserve">It could have come from Iberian mines, as archaeology has partially demonstrated for the </w:t>
      </w:r>
      <w:r w:rsidR="004D524B">
        <w:rPr>
          <w:rFonts w:asciiTheme="minorHAnsi" w:eastAsiaTheme="minorHAnsi" w:hAnsiTheme="minorHAnsi" w:cstheme="minorHAnsi"/>
          <w:lang w:val="en-GB" w:eastAsia="en-US"/>
        </w:rPr>
        <w:t>Umayyad period</w:t>
      </w:r>
      <w:r w:rsidR="00D3773C">
        <w:rPr>
          <w:rFonts w:asciiTheme="minorHAnsi" w:eastAsiaTheme="minorHAnsi" w:hAnsiTheme="minorHAnsi" w:cstheme="minorHAnsi"/>
          <w:lang w:val="en-GB" w:eastAsia="en-US"/>
        </w:rPr>
        <w:t xml:space="preserve"> </w:t>
      </w:r>
      <w:r w:rsidR="00D3773C" w:rsidRPr="000E696F">
        <w:rPr>
          <w:rFonts w:asciiTheme="minorHAnsi" w:eastAsiaTheme="minorHAnsi" w:hAnsiTheme="minorHAnsi" w:cstheme="minorHAnsi"/>
          <w:b/>
          <w:bCs/>
          <w:lang w:val="en-GB" w:eastAsia="en-US"/>
        </w:rPr>
        <w:t>[</w:t>
      </w:r>
      <w:r w:rsidR="00365505">
        <w:rPr>
          <w:rFonts w:asciiTheme="minorHAnsi" w:eastAsiaTheme="minorHAnsi" w:hAnsiTheme="minorHAnsi" w:cstheme="minorHAnsi"/>
          <w:b/>
          <w:bCs/>
          <w:lang w:val="en-GB" w:eastAsia="en-US"/>
        </w:rPr>
        <w:t>4</w:t>
      </w:r>
      <w:r w:rsidR="00D3773C" w:rsidRPr="000E696F">
        <w:rPr>
          <w:rFonts w:asciiTheme="minorHAnsi" w:eastAsiaTheme="minorHAnsi" w:hAnsiTheme="minorHAnsi" w:cstheme="minorHAnsi"/>
          <w:b/>
          <w:bCs/>
          <w:lang w:val="en-GB" w:eastAsia="en-US"/>
        </w:rPr>
        <w:t>]</w:t>
      </w:r>
      <w:r w:rsidR="00D3773C" w:rsidRPr="00D3773C">
        <w:rPr>
          <w:rFonts w:asciiTheme="minorHAnsi" w:eastAsiaTheme="minorHAnsi" w:hAnsiTheme="minorHAnsi" w:cstheme="minorHAnsi"/>
          <w:lang w:val="en-GB" w:eastAsia="en-US"/>
        </w:rPr>
        <w:t xml:space="preserve">, or from deposits outside the </w:t>
      </w:r>
      <w:r w:rsidR="008D46CC">
        <w:rPr>
          <w:rFonts w:asciiTheme="minorHAnsi" w:eastAsiaTheme="minorHAnsi" w:hAnsiTheme="minorHAnsi" w:cstheme="minorHAnsi"/>
          <w:lang w:val="en-GB" w:eastAsia="en-US"/>
        </w:rPr>
        <w:t>P</w:t>
      </w:r>
      <w:r w:rsidR="00D3773C" w:rsidRPr="00D3773C">
        <w:rPr>
          <w:rFonts w:asciiTheme="minorHAnsi" w:eastAsiaTheme="minorHAnsi" w:hAnsiTheme="minorHAnsi" w:cstheme="minorHAnsi"/>
          <w:lang w:val="en-GB" w:eastAsia="en-US"/>
        </w:rPr>
        <w:t xml:space="preserve">eninsula, even </w:t>
      </w:r>
      <w:r w:rsidR="00D3773C">
        <w:rPr>
          <w:rFonts w:asciiTheme="minorHAnsi" w:eastAsiaTheme="minorHAnsi" w:hAnsiTheme="minorHAnsi" w:cstheme="minorHAnsi"/>
          <w:lang w:val="en-GB" w:eastAsia="en-US"/>
        </w:rPr>
        <w:t xml:space="preserve">outside </w:t>
      </w:r>
      <w:r w:rsidR="00D3773C" w:rsidRPr="00D3773C">
        <w:rPr>
          <w:rFonts w:asciiTheme="minorHAnsi" w:eastAsiaTheme="minorHAnsi" w:hAnsiTheme="minorHAnsi" w:cstheme="minorHAnsi"/>
          <w:lang w:val="en-GB" w:eastAsia="en-US"/>
        </w:rPr>
        <w:t xml:space="preserve">al-Andalus. </w:t>
      </w:r>
      <w:r w:rsidR="008D46CC">
        <w:rPr>
          <w:rFonts w:asciiTheme="minorHAnsi" w:eastAsiaTheme="minorHAnsi" w:hAnsiTheme="minorHAnsi" w:cstheme="minorHAnsi"/>
          <w:lang w:val="en-GB" w:eastAsia="en-US"/>
        </w:rPr>
        <w:t>Some</w:t>
      </w:r>
      <w:r w:rsidR="00D3773C" w:rsidRPr="00D3773C">
        <w:rPr>
          <w:rFonts w:asciiTheme="minorHAnsi" w:eastAsiaTheme="minorHAnsi" w:hAnsiTheme="minorHAnsi" w:cstheme="minorHAnsi"/>
          <w:lang w:val="en-GB" w:eastAsia="en-US"/>
        </w:rPr>
        <w:t xml:space="preserve"> mints in the Muslim West were able to use metals of common origin.</w:t>
      </w:r>
    </w:p>
    <w:p w14:paraId="61F7A67C" w14:textId="39936EFE" w:rsidR="00EE3E7F" w:rsidRPr="00D01585" w:rsidRDefault="00EE3E7F" w:rsidP="00D47CEF">
      <w:pPr>
        <w:autoSpaceDE w:val="0"/>
        <w:autoSpaceDN w:val="0"/>
        <w:adjustRightInd w:val="0"/>
        <w:spacing w:before="0" w:after="0" w:line="276" w:lineRule="auto"/>
        <w:rPr>
          <w:rFonts w:asciiTheme="minorHAnsi" w:eastAsiaTheme="minorHAnsi" w:hAnsiTheme="minorHAnsi" w:cstheme="minorHAnsi"/>
          <w:lang w:val="en-GB" w:eastAsia="en-US"/>
        </w:rPr>
      </w:pPr>
      <w:r w:rsidRPr="00D01585">
        <w:rPr>
          <w:rFonts w:asciiTheme="minorHAnsi" w:eastAsiaTheme="minorHAnsi" w:hAnsiTheme="minorHAnsi" w:cstheme="minorHAnsi"/>
          <w:lang w:val="en-GB" w:eastAsia="en-US"/>
        </w:rPr>
        <w:t xml:space="preserve">2) </w:t>
      </w:r>
      <w:r w:rsidR="000E696F" w:rsidRPr="000E696F">
        <w:rPr>
          <w:rFonts w:asciiTheme="minorHAnsi" w:eastAsiaTheme="minorHAnsi" w:hAnsiTheme="minorHAnsi" w:cstheme="minorHAnsi"/>
          <w:lang w:val="en-GB" w:eastAsia="en-US"/>
        </w:rPr>
        <w:t xml:space="preserve">The notable changes in the supply of coinage are the result of and reflect the contacts and influences </w:t>
      </w:r>
      <w:r w:rsidRPr="00D01585">
        <w:rPr>
          <w:rFonts w:asciiTheme="minorHAnsi" w:eastAsiaTheme="minorHAnsi" w:hAnsiTheme="minorHAnsi" w:cstheme="minorHAnsi"/>
          <w:lang w:val="en-GB" w:eastAsia="en-US"/>
        </w:rPr>
        <w:t>in the western Mediterranean basin.</w:t>
      </w:r>
      <w:r w:rsidR="008D46CC">
        <w:rPr>
          <w:rFonts w:asciiTheme="minorHAnsi" w:eastAsiaTheme="minorHAnsi" w:hAnsiTheme="minorHAnsi" w:cstheme="minorHAnsi"/>
          <w:lang w:val="en-GB" w:eastAsia="en-US"/>
        </w:rPr>
        <w:t xml:space="preserve"> </w:t>
      </w:r>
      <w:r w:rsidR="008D46CC" w:rsidRPr="008D46CC">
        <w:rPr>
          <w:rFonts w:asciiTheme="minorHAnsi" w:eastAsiaTheme="minorHAnsi" w:hAnsiTheme="minorHAnsi" w:cstheme="minorHAnsi"/>
          <w:lang w:val="en-GB" w:eastAsia="en-US"/>
        </w:rPr>
        <w:t xml:space="preserve">The exploitation of silver mines in North Africa could have been a source of supply, particularly </w:t>
      </w:r>
      <w:r w:rsidR="001F121F">
        <w:rPr>
          <w:rFonts w:asciiTheme="minorHAnsi" w:eastAsiaTheme="minorHAnsi" w:hAnsiTheme="minorHAnsi" w:cstheme="minorHAnsi"/>
          <w:lang w:val="en-GB" w:eastAsia="en-US"/>
        </w:rPr>
        <w:t>for</w:t>
      </w:r>
      <w:r w:rsidR="008D46CC" w:rsidRPr="008D46CC">
        <w:rPr>
          <w:rFonts w:asciiTheme="minorHAnsi" w:eastAsiaTheme="minorHAnsi" w:hAnsiTheme="minorHAnsi" w:cstheme="minorHAnsi"/>
          <w:lang w:val="en-GB" w:eastAsia="en-US"/>
        </w:rPr>
        <w:t xml:space="preserve"> the Iberian Peninsula, depending on the areas controlled by the various powers.</w:t>
      </w:r>
    </w:p>
    <w:p w14:paraId="74BAC846" w14:textId="6815D878" w:rsidR="00EE3E7F" w:rsidRPr="00D01585" w:rsidRDefault="00EE3E7F" w:rsidP="00D47CEF">
      <w:pPr>
        <w:autoSpaceDE w:val="0"/>
        <w:autoSpaceDN w:val="0"/>
        <w:adjustRightInd w:val="0"/>
        <w:spacing w:before="0" w:line="276" w:lineRule="auto"/>
        <w:rPr>
          <w:rFonts w:asciiTheme="minorHAnsi" w:eastAsiaTheme="minorHAnsi" w:hAnsiTheme="minorHAnsi" w:cstheme="minorHAnsi"/>
          <w:lang w:val="en-GB" w:eastAsia="en-US"/>
        </w:rPr>
      </w:pPr>
      <w:r w:rsidRPr="00D01585">
        <w:rPr>
          <w:rFonts w:asciiTheme="minorHAnsi" w:eastAsiaTheme="minorHAnsi" w:hAnsiTheme="minorHAnsi" w:cstheme="minorHAnsi"/>
          <w:lang w:val="en-GB" w:eastAsia="en-US"/>
        </w:rPr>
        <w:t xml:space="preserve">3) Political developments and expansions in the Muslim states of the West may have </w:t>
      </w:r>
      <w:r w:rsidR="00CC7A08">
        <w:rPr>
          <w:rFonts w:asciiTheme="minorHAnsi" w:eastAsiaTheme="minorHAnsi" w:hAnsiTheme="minorHAnsi" w:cstheme="minorHAnsi"/>
          <w:lang w:val="en-GB" w:eastAsia="en-US"/>
        </w:rPr>
        <w:t>influenced</w:t>
      </w:r>
      <w:r w:rsidRPr="00D01585">
        <w:rPr>
          <w:rFonts w:asciiTheme="minorHAnsi" w:eastAsiaTheme="minorHAnsi" w:hAnsiTheme="minorHAnsi" w:cstheme="minorHAnsi"/>
          <w:lang w:val="en-GB" w:eastAsia="en-US"/>
        </w:rPr>
        <w:t xml:space="preserve"> the circulation of precious metals. </w:t>
      </w:r>
      <w:r w:rsidR="00CC7A08">
        <w:rPr>
          <w:rFonts w:asciiTheme="minorHAnsi" w:eastAsiaTheme="minorHAnsi" w:hAnsiTheme="minorHAnsi" w:cstheme="minorHAnsi"/>
          <w:lang w:val="en-GB" w:eastAsia="en-US"/>
        </w:rPr>
        <w:t xml:space="preserve">Umayyad control of </w:t>
      </w:r>
      <w:r w:rsidR="00CC7A08" w:rsidRPr="00D01585">
        <w:rPr>
          <w:rFonts w:asciiTheme="minorHAnsi" w:hAnsiTheme="minorHAnsi" w:cstheme="minorHAnsi"/>
          <w:bCs/>
          <w:iCs/>
          <w:lang w:val="en-GB"/>
        </w:rPr>
        <w:t>Si</w:t>
      </w:r>
      <w:r w:rsidR="00CC7A08" w:rsidRPr="00D01585">
        <w:rPr>
          <w:rFonts w:asciiTheme="minorHAnsi" w:hAnsiTheme="minorHAnsi" w:cstheme="minorHAnsi"/>
          <w:iCs/>
          <w:lang w:val="en-GB"/>
        </w:rPr>
        <w:t>ǧ</w:t>
      </w:r>
      <w:r w:rsidR="00CC7A08" w:rsidRPr="00D01585">
        <w:rPr>
          <w:rFonts w:asciiTheme="minorHAnsi" w:hAnsiTheme="minorHAnsi" w:cstheme="minorHAnsi"/>
          <w:bCs/>
          <w:iCs/>
          <w:lang w:val="en-GB"/>
        </w:rPr>
        <w:t>ilmāsa</w:t>
      </w:r>
      <w:r w:rsidR="00CC7A08">
        <w:rPr>
          <w:rFonts w:asciiTheme="minorHAnsi" w:hAnsiTheme="minorHAnsi" w:cstheme="minorHAnsi"/>
          <w:bCs/>
          <w:iCs/>
          <w:lang w:val="en-GB"/>
        </w:rPr>
        <w:t xml:space="preserve">, </w:t>
      </w:r>
      <w:r w:rsidR="000978FC">
        <w:rPr>
          <w:rFonts w:asciiTheme="minorHAnsi" w:hAnsiTheme="minorHAnsi" w:cstheme="minorHAnsi"/>
          <w:bCs/>
          <w:iCs/>
          <w:lang w:val="en-GB"/>
        </w:rPr>
        <w:t>and</w:t>
      </w:r>
      <w:r w:rsidR="00CC7A08">
        <w:rPr>
          <w:rFonts w:asciiTheme="minorHAnsi" w:hAnsiTheme="minorHAnsi" w:cstheme="minorHAnsi"/>
          <w:bCs/>
          <w:iCs/>
          <w:lang w:val="en-GB"/>
        </w:rPr>
        <w:t xml:space="preserve"> above all, t</w:t>
      </w:r>
      <w:r w:rsidRPr="00D01585">
        <w:rPr>
          <w:rFonts w:asciiTheme="minorHAnsi" w:eastAsiaTheme="minorHAnsi" w:hAnsiTheme="minorHAnsi" w:cstheme="minorHAnsi"/>
          <w:lang w:val="en-GB" w:eastAsia="en-US"/>
        </w:rPr>
        <w:t>he Berber conquests of the 12th-13</w:t>
      </w:r>
      <w:r w:rsidRPr="00CC7A08">
        <w:rPr>
          <w:rFonts w:asciiTheme="minorHAnsi" w:eastAsiaTheme="minorHAnsi" w:hAnsiTheme="minorHAnsi" w:cstheme="minorHAnsi"/>
          <w:vertAlign w:val="superscript"/>
          <w:lang w:val="en-GB" w:eastAsia="en-US"/>
        </w:rPr>
        <w:t>th</w:t>
      </w:r>
      <w:r w:rsidRPr="00D01585">
        <w:rPr>
          <w:rFonts w:asciiTheme="minorHAnsi" w:eastAsiaTheme="minorHAnsi" w:hAnsiTheme="minorHAnsi" w:cstheme="minorHAnsi"/>
          <w:lang w:val="en-GB" w:eastAsia="en-US"/>
        </w:rPr>
        <w:t xml:space="preserve"> centuries probably led to the arrival of sub-Saharan gold in al-Andalus, where dinars of renowned quality were minted.</w:t>
      </w:r>
    </w:p>
    <w:p w14:paraId="301251A3" w14:textId="7050C853" w:rsidR="00EE3E7F" w:rsidRPr="00D01585" w:rsidRDefault="00EE3E7F" w:rsidP="00D47CEF">
      <w:pPr>
        <w:autoSpaceDE w:val="0"/>
        <w:autoSpaceDN w:val="0"/>
        <w:adjustRightInd w:val="0"/>
        <w:spacing w:line="276" w:lineRule="auto"/>
        <w:rPr>
          <w:rFonts w:asciiTheme="minorHAnsi" w:eastAsiaTheme="minorHAnsi" w:hAnsiTheme="minorHAnsi" w:cstheme="minorHAnsi"/>
          <w:lang w:val="en-GB" w:eastAsia="en-US"/>
        </w:rPr>
      </w:pPr>
      <w:r w:rsidRPr="00D01585">
        <w:rPr>
          <w:rFonts w:asciiTheme="minorHAnsi" w:eastAsiaTheme="minorHAnsi" w:hAnsiTheme="minorHAnsi" w:cstheme="minorHAnsi"/>
          <w:lang w:val="en-GB" w:eastAsia="en-US"/>
        </w:rPr>
        <w:t xml:space="preserve">The </w:t>
      </w:r>
      <w:r w:rsidRPr="00D01585">
        <w:rPr>
          <w:rFonts w:asciiTheme="minorHAnsi" w:eastAsiaTheme="minorHAnsi" w:hAnsiTheme="minorHAnsi" w:cstheme="minorHAnsi"/>
          <w:color w:val="FF0000"/>
          <w:lang w:val="en-GB" w:eastAsia="en-US"/>
        </w:rPr>
        <w:t>ALMACIR</w:t>
      </w:r>
      <w:r w:rsidRPr="00D01585">
        <w:rPr>
          <w:rFonts w:asciiTheme="minorHAnsi" w:eastAsiaTheme="minorHAnsi" w:hAnsiTheme="minorHAnsi" w:cstheme="minorHAnsi"/>
          <w:lang w:val="en-GB" w:eastAsia="en-US"/>
        </w:rPr>
        <w:t xml:space="preserve"> project proposes a multidisciplinary approach to achieve its objectives. Benefiting from a dense historiography on the subject, the project will be based on the most recent archaeological data on the Saharan zones, on a large-scale numismatic study, considering for the first time the coinage of all the Muslim states of the West between the 8th and 13th centuries, and on archaeometric data, which it proposes to develop to an extent never before envisaged for this coinage.</w:t>
      </w:r>
    </w:p>
    <w:p w14:paraId="6EB9B87D" w14:textId="77777777" w:rsidR="00EE3E7F" w:rsidRDefault="00EE3E7F" w:rsidP="00D47CEF">
      <w:pPr>
        <w:pStyle w:val="Instructions"/>
        <w:spacing w:line="276" w:lineRule="auto"/>
        <w:ind w:left="0"/>
        <w:rPr>
          <w:bCs/>
          <w:i w:val="0"/>
          <w:iCs/>
          <w:color w:val="auto"/>
          <w:lang w:val="en-GB"/>
        </w:rPr>
      </w:pPr>
    </w:p>
    <w:p w14:paraId="51CB949A" w14:textId="449FF1BE" w:rsidR="00595442" w:rsidRPr="006164BE" w:rsidRDefault="006164BE" w:rsidP="00D47CEF">
      <w:pPr>
        <w:pStyle w:val="Heading2"/>
        <w:numPr>
          <w:ilvl w:val="0"/>
          <w:numId w:val="11"/>
        </w:numPr>
        <w:spacing w:line="276" w:lineRule="auto"/>
        <w:rPr>
          <w:lang w:val="en-GB" w:eastAsia="ja-JP"/>
        </w:rPr>
      </w:pPr>
      <w:r w:rsidRPr="006164BE">
        <w:rPr>
          <w:lang w:val="en-GB"/>
        </w:rPr>
        <w:lastRenderedPageBreak/>
        <w:t>P</w:t>
      </w:r>
      <w:r w:rsidRPr="009672D6">
        <w:rPr>
          <w:lang w:val="en-GB"/>
        </w:rPr>
        <w:t xml:space="preserve">osition of the project </w:t>
      </w:r>
      <w:r>
        <w:rPr>
          <w:lang w:val="en-GB"/>
        </w:rPr>
        <w:t>as it relates to the state of the art</w:t>
      </w:r>
    </w:p>
    <w:p w14:paraId="6454E6C1" w14:textId="5ABC5B1F" w:rsidR="003436DE" w:rsidRDefault="004E77DE" w:rsidP="00D47CEF">
      <w:pPr>
        <w:pStyle w:val="Instructions"/>
        <w:spacing w:line="276" w:lineRule="auto"/>
        <w:ind w:left="0"/>
        <w:rPr>
          <w:rFonts w:asciiTheme="minorHAnsi" w:hAnsiTheme="minorHAnsi" w:cstheme="minorHAnsi"/>
          <w:bCs/>
          <w:i w:val="0"/>
          <w:iCs/>
          <w:color w:val="auto"/>
          <w:lang w:val="en-GB"/>
        </w:rPr>
      </w:pPr>
      <w:r w:rsidRPr="004E77DE">
        <w:rPr>
          <w:rFonts w:asciiTheme="minorHAnsi" w:hAnsiTheme="minorHAnsi" w:cstheme="minorHAnsi"/>
          <w:bCs/>
          <w:i w:val="0"/>
          <w:iCs/>
          <w:color w:val="auto"/>
          <w:lang w:val="en-GB"/>
        </w:rPr>
        <w:t>The circulation of precious metals in the first centuries of the Hegira has been the subject of great interest among historians. Opposing Henri Pirenne's theory</w:t>
      </w:r>
      <w:r w:rsidR="00FC56F9">
        <w:rPr>
          <w:rFonts w:asciiTheme="minorHAnsi" w:hAnsiTheme="minorHAnsi" w:cstheme="minorHAnsi"/>
          <w:bCs/>
          <w:i w:val="0"/>
          <w:iCs/>
          <w:color w:val="auto"/>
          <w:lang w:val="en-GB"/>
        </w:rPr>
        <w:t>,</w:t>
      </w:r>
      <w:r w:rsidRPr="004E77DE">
        <w:rPr>
          <w:rFonts w:asciiTheme="minorHAnsi" w:hAnsiTheme="minorHAnsi" w:cstheme="minorHAnsi"/>
          <w:bCs/>
          <w:i w:val="0"/>
          <w:iCs/>
          <w:color w:val="auto"/>
          <w:lang w:val="en-GB"/>
        </w:rPr>
        <w:t xml:space="preserve"> </w:t>
      </w:r>
      <w:r w:rsidR="00FC56F9" w:rsidRPr="00FC56F9">
        <w:rPr>
          <w:rFonts w:asciiTheme="minorHAnsi" w:hAnsiTheme="minorHAnsi" w:cstheme="minorHAnsi"/>
          <w:bCs/>
          <w:i w:val="0"/>
          <w:iCs/>
          <w:color w:val="auto"/>
          <w:lang w:val="en-GB"/>
        </w:rPr>
        <w:t>who saw the Arab conquests as the real cause of the decline in Mediterranean trade</w:t>
      </w:r>
      <w:r w:rsidR="00FC56F9">
        <w:rPr>
          <w:rFonts w:asciiTheme="minorHAnsi" w:hAnsiTheme="minorHAnsi" w:cstheme="minorHAnsi"/>
          <w:bCs/>
          <w:i w:val="0"/>
          <w:iCs/>
          <w:color w:val="auto"/>
          <w:lang w:val="en-GB"/>
        </w:rPr>
        <w:t xml:space="preserve"> </w:t>
      </w:r>
      <w:r w:rsidR="00FC56F9" w:rsidRPr="00FC56F9">
        <w:rPr>
          <w:rFonts w:asciiTheme="minorHAnsi" w:hAnsiTheme="minorHAnsi" w:cstheme="minorHAnsi"/>
          <w:b/>
          <w:i w:val="0"/>
          <w:iCs/>
          <w:color w:val="auto"/>
          <w:lang w:val="en-GB"/>
        </w:rPr>
        <w:t>[</w:t>
      </w:r>
      <w:r w:rsidR="00365505">
        <w:rPr>
          <w:rFonts w:asciiTheme="minorHAnsi" w:hAnsiTheme="minorHAnsi" w:cstheme="minorHAnsi"/>
          <w:b/>
          <w:i w:val="0"/>
          <w:iCs/>
          <w:color w:val="auto"/>
          <w:lang w:val="en-GB"/>
        </w:rPr>
        <w:t>5</w:t>
      </w:r>
      <w:r w:rsidR="00FC56F9" w:rsidRPr="00FC56F9">
        <w:rPr>
          <w:rFonts w:asciiTheme="minorHAnsi" w:hAnsiTheme="minorHAnsi" w:cstheme="minorHAnsi"/>
          <w:b/>
          <w:i w:val="0"/>
          <w:iCs/>
          <w:color w:val="auto"/>
          <w:lang w:val="en-GB"/>
        </w:rPr>
        <w:t>]</w:t>
      </w:r>
      <w:r w:rsidR="00FC56F9">
        <w:rPr>
          <w:rFonts w:asciiTheme="minorHAnsi" w:hAnsiTheme="minorHAnsi" w:cstheme="minorHAnsi"/>
          <w:bCs/>
          <w:i w:val="0"/>
          <w:iCs/>
          <w:color w:val="auto"/>
          <w:lang w:val="en-GB"/>
        </w:rPr>
        <w:t>,</w:t>
      </w:r>
      <w:r w:rsidRPr="004E77DE">
        <w:rPr>
          <w:rFonts w:asciiTheme="minorHAnsi" w:hAnsiTheme="minorHAnsi" w:cstheme="minorHAnsi"/>
          <w:bCs/>
          <w:i w:val="0"/>
          <w:iCs/>
          <w:color w:val="auto"/>
          <w:lang w:val="en-GB"/>
        </w:rPr>
        <w:t xml:space="preserve"> Maurice Lombard had sought to demonstrate that the Arab conquests had, on the contrary, revived Mediterranean trade </w:t>
      </w:r>
      <w:r w:rsidR="00924811" w:rsidRPr="00924811">
        <w:rPr>
          <w:rFonts w:asciiTheme="minorHAnsi" w:hAnsiTheme="minorHAnsi" w:cstheme="minorHAnsi"/>
          <w:bCs/>
          <w:i w:val="0"/>
          <w:iCs/>
          <w:color w:val="auto"/>
          <w:lang w:val="en-GB"/>
        </w:rPr>
        <w:t xml:space="preserve">for having enabled a new circulation of gold from the East, after a phase when it had been hoarded and therefore absent </w:t>
      </w:r>
      <w:r w:rsidR="00092551">
        <w:rPr>
          <w:rFonts w:asciiTheme="minorHAnsi" w:hAnsiTheme="minorHAnsi" w:cstheme="minorHAnsi"/>
          <w:bCs/>
          <w:i w:val="0"/>
          <w:iCs/>
          <w:color w:val="auto"/>
          <w:lang w:val="en-GB"/>
        </w:rPr>
        <w:t>in</w:t>
      </w:r>
      <w:r w:rsidR="00924811" w:rsidRPr="00924811">
        <w:rPr>
          <w:rFonts w:asciiTheme="minorHAnsi" w:hAnsiTheme="minorHAnsi" w:cstheme="minorHAnsi"/>
          <w:bCs/>
          <w:i w:val="0"/>
          <w:iCs/>
          <w:color w:val="auto"/>
          <w:lang w:val="en-GB"/>
        </w:rPr>
        <w:t xml:space="preserve"> the West</w:t>
      </w:r>
      <w:r w:rsidR="00924811">
        <w:rPr>
          <w:rFonts w:asciiTheme="minorHAnsi" w:hAnsiTheme="minorHAnsi" w:cstheme="minorHAnsi"/>
          <w:bCs/>
          <w:i w:val="0"/>
          <w:iCs/>
          <w:color w:val="auto"/>
          <w:lang w:val="en-GB"/>
        </w:rPr>
        <w:t xml:space="preserve"> </w:t>
      </w:r>
      <w:r w:rsidRPr="00924811">
        <w:rPr>
          <w:rFonts w:asciiTheme="minorHAnsi" w:hAnsiTheme="minorHAnsi" w:cstheme="minorHAnsi"/>
          <w:b/>
          <w:i w:val="0"/>
          <w:iCs/>
          <w:color w:val="auto"/>
          <w:lang w:val="en-GB"/>
        </w:rPr>
        <w:t>[</w:t>
      </w:r>
      <w:r w:rsidR="00365505">
        <w:rPr>
          <w:rFonts w:asciiTheme="minorHAnsi" w:hAnsiTheme="minorHAnsi" w:cstheme="minorHAnsi"/>
          <w:b/>
          <w:i w:val="0"/>
          <w:iCs/>
          <w:color w:val="auto"/>
          <w:lang w:val="en-GB"/>
        </w:rPr>
        <w:t>6</w:t>
      </w:r>
      <w:r w:rsidRPr="00924811">
        <w:rPr>
          <w:rFonts w:asciiTheme="minorHAnsi" w:hAnsiTheme="minorHAnsi" w:cstheme="minorHAnsi"/>
          <w:b/>
          <w:i w:val="0"/>
          <w:iCs/>
          <w:color w:val="auto"/>
          <w:lang w:val="en-GB"/>
        </w:rPr>
        <w:t>]</w:t>
      </w:r>
      <w:r w:rsidRPr="004E77DE">
        <w:rPr>
          <w:rFonts w:asciiTheme="minorHAnsi" w:hAnsiTheme="minorHAnsi" w:cstheme="minorHAnsi"/>
          <w:bCs/>
          <w:i w:val="0"/>
          <w:iCs/>
          <w:color w:val="auto"/>
          <w:lang w:val="en-GB"/>
        </w:rPr>
        <w:t xml:space="preserve">. </w:t>
      </w:r>
      <w:r w:rsidR="00F957F8" w:rsidRPr="00F957F8">
        <w:rPr>
          <w:rFonts w:asciiTheme="minorHAnsi" w:hAnsiTheme="minorHAnsi" w:cstheme="minorHAnsi"/>
          <w:bCs/>
          <w:i w:val="0"/>
          <w:iCs/>
          <w:color w:val="auto"/>
          <w:lang w:val="en-GB"/>
        </w:rPr>
        <w:t>In addition to written sources, each of the two historians drew on archaeological evidence, particularly monetary finds, to support their arguments. Since then, archaeology has often been used to study Mediterranean trade in the early Middle Ages</w:t>
      </w:r>
      <w:r w:rsidR="00F957F8">
        <w:rPr>
          <w:rFonts w:asciiTheme="minorHAnsi" w:hAnsiTheme="minorHAnsi" w:cstheme="minorHAnsi"/>
          <w:bCs/>
          <w:i w:val="0"/>
          <w:iCs/>
          <w:color w:val="auto"/>
          <w:lang w:val="en-GB"/>
        </w:rPr>
        <w:t xml:space="preserve"> </w:t>
      </w:r>
      <w:r w:rsidR="00F957F8" w:rsidRPr="00F957F8">
        <w:rPr>
          <w:rFonts w:asciiTheme="minorHAnsi" w:hAnsiTheme="minorHAnsi" w:cstheme="minorHAnsi"/>
          <w:b/>
          <w:i w:val="0"/>
          <w:iCs/>
          <w:color w:val="auto"/>
          <w:lang w:val="en-GB"/>
        </w:rPr>
        <w:t>[</w:t>
      </w:r>
      <w:r w:rsidR="00365505">
        <w:rPr>
          <w:rFonts w:asciiTheme="minorHAnsi" w:hAnsiTheme="minorHAnsi" w:cstheme="minorHAnsi"/>
          <w:b/>
          <w:i w:val="0"/>
          <w:iCs/>
          <w:color w:val="auto"/>
          <w:lang w:val="en-GB"/>
        </w:rPr>
        <w:t>7</w:t>
      </w:r>
      <w:r w:rsidR="00F957F8" w:rsidRPr="00F957F8">
        <w:rPr>
          <w:rFonts w:asciiTheme="minorHAnsi" w:hAnsiTheme="minorHAnsi" w:cstheme="minorHAnsi"/>
          <w:b/>
          <w:i w:val="0"/>
          <w:iCs/>
          <w:color w:val="auto"/>
          <w:lang w:val="en-GB"/>
        </w:rPr>
        <w:t>]</w:t>
      </w:r>
      <w:r w:rsidR="00F957F8" w:rsidRPr="00F957F8">
        <w:rPr>
          <w:rFonts w:asciiTheme="minorHAnsi" w:hAnsiTheme="minorHAnsi" w:cstheme="minorHAnsi"/>
          <w:bCs/>
          <w:i w:val="0"/>
          <w:iCs/>
          <w:color w:val="auto"/>
          <w:lang w:val="en-GB"/>
        </w:rPr>
        <w:t>.</w:t>
      </w:r>
      <w:r w:rsidR="00F957F8">
        <w:rPr>
          <w:rFonts w:asciiTheme="minorHAnsi" w:hAnsiTheme="minorHAnsi" w:cstheme="minorHAnsi"/>
          <w:bCs/>
          <w:i w:val="0"/>
          <w:iCs/>
          <w:color w:val="auto"/>
          <w:lang w:val="en-GB"/>
        </w:rPr>
        <w:t xml:space="preserve"> </w:t>
      </w:r>
      <w:r w:rsidR="00F957F8" w:rsidRPr="00F957F8">
        <w:rPr>
          <w:rFonts w:asciiTheme="minorHAnsi" w:hAnsiTheme="minorHAnsi" w:cstheme="minorHAnsi"/>
          <w:bCs/>
          <w:i w:val="0"/>
          <w:iCs/>
          <w:color w:val="auto"/>
          <w:lang w:val="en-GB"/>
        </w:rPr>
        <w:t>More specifically, the circulation of metals in the western Mediterranean basin has been the subject of a number of studies, based on written sources, which highlight the importance of sub-Saharan gold in Western coinage</w:t>
      </w:r>
      <w:r w:rsidR="007C37F3">
        <w:rPr>
          <w:rFonts w:asciiTheme="minorHAnsi" w:hAnsiTheme="minorHAnsi" w:cstheme="minorHAnsi"/>
          <w:bCs/>
          <w:i w:val="0"/>
          <w:iCs/>
          <w:color w:val="auto"/>
          <w:lang w:val="en-GB"/>
        </w:rPr>
        <w:t xml:space="preserve"> </w:t>
      </w:r>
      <w:r w:rsidR="007C37F3" w:rsidRPr="007C37F3">
        <w:rPr>
          <w:rFonts w:asciiTheme="minorHAnsi" w:hAnsiTheme="minorHAnsi" w:cstheme="minorHAnsi"/>
          <w:b/>
          <w:i w:val="0"/>
          <w:iCs/>
          <w:color w:val="auto"/>
          <w:lang w:val="en-GB"/>
        </w:rPr>
        <w:t>[</w:t>
      </w:r>
      <w:r w:rsidR="00365505">
        <w:rPr>
          <w:rFonts w:asciiTheme="minorHAnsi" w:hAnsiTheme="minorHAnsi" w:cstheme="minorHAnsi"/>
          <w:b/>
          <w:i w:val="0"/>
          <w:iCs/>
          <w:color w:val="auto"/>
          <w:lang w:val="en-GB"/>
        </w:rPr>
        <w:t>8</w:t>
      </w:r>
      <w:r w:rsidR="007C37F3" w:rsidRPr="007C37F3">
        <w:rPr>
          <w:rFonts w:asciiTheme="minorHAnsi" w:hAnsiTheme="minorHAnsi" w:cstheme="minorHAnsi"/>
          <w:b/>
          <w:i w:val="0"/>
          <w:iCs/>
          <w:color w:val="auto"/>
          <w:lang w:val="en-GB"/>
        </w:rPr>
        <w:t>]</w:t>
      </w:r>
      <w:r w:rsidR="004D524B" w:rsidRPr="004D524B">
        <w:rPr>
          <w:rFonts w:asciiTheme="minorHAnsi" w:hAnsiTheme="minorHAnsi" w:cstheme="minorHAnsi"/>
          <w:bCs/>
          <w:i w:val="0"/>
          <w:iCs/>
          <w:color w:val="auto"/>
          <w:lang w:val="en-GB"/>
        </w:rPr>
        <w:t xml:space="preserve">, </w:t>
      </w:r>
      <w:r w:rsidR="00BF681E" w:rsidRPr="00BF681E">
        <w:rPr>
          <w:rFonts w:asciiTheme="minorHAnsi" w:hAnsiTheme="minorHAnsi" w:cstheme="minorHAnsi"/>
          <w:bCs/>
          <w:i w:val="0"/>
          <w:iCs/>
          <w:color w:val="auto"/>
          <w:lang w:val="en-GB"/>
        </w:rPr>
        <w:t>which has long been seen as one of the resources enabling the resurgence of gold minting in the West</w:t>
      </w:r>
      <w:r w:rsidR="004D524B">
        <w:rPr>
          <w:rFonts w:asciiTheme="minorHAnsi" w:hAnsiTheme="minorHAnsi" w:cstheme="minorHAnsi"/>
          <w:bCs/>
          <w:i w:val="0"/>
          <w:iCs/>
          <w:color w:val="auto"/>
          <w:lang w:val="en-GB"/>
        </w:rPr>
        <w:t xml:space="preserve"> </w:t>
      </w:r>
      <w:r w:rsidR="004D524B" w:rsidRPr="004D524B">
        <w:rPr>
          <w:rFonts w:asciiTheme="minorHAnsi" w:hAnsiTheme="minorHAnsi" w:cstheme="minorHAnsi"/>
          <w:b/>
          <w:i w:val="0"/>
          <w:iCs/>
          <w:color w:val="auto"/>
          <w:lang w:val="en-GB"/>
        </w:rPr>
        <w:t>[</w:t>
      </w:r>
      <w:r w:rsidR="00AF0B0E">
        <w:rPr>
          <w:rFonts w:asciiTheme="minorHAnsi" w:hAnsiTheme="minorHAnsi" w:cstheme="minorHAnsi"/>
          <w:b/>
          <w:i w:val="0"/>
          <w:iCs/>
          <w:color w:val="auto"/>
          <w:lang w:val="en-GB"/>
        </w:rPr>
        <w:t>9</w:t>
      </w:r>
      <w:r w:rsidR="004D524B" w:rsidRPr="004D524B">
        <w:rPr>
          <w:rFonts w:asciiTheme="minorHAnsi" w:hAnsiTheme="minorHAnsi" w:cstheme="minorHAnsi"/>
          <w:b/>
          <w:i w:val="0"/>
          <w:iCs/>
          <w:color w:val="auto"/>
          <w:lang w:val="en-GB"/>
        </w:rPr>
        <w:t>]</w:t>
      </w:r>
      <w:r w:rsidR="00F957F8" w:rsidRPr="00F957F8">
        <w:rPr>
          <w:rFonts w:asciiTheme="minorHAnsi" w:hAnsiTheme="minorHAnsi" w:cstheme="minorHAnsi"/>
          <w:bCs/>
          <w:i w:val="0"/>
          <w:iCs/>
          <w:color w:val="auto"/>
          <w:lang w:val="en-GB"/>
        </w:rPr>
        <w:t xml:space="preserve">. </w:t>
      </w:r>
      <w:r w:rsidR="007C16CA">
        <w:rPr>
          <w:rFonts w:asciiTheme="minorHAnsi" w:hAnsiTheme="minorHAnsi" w:cstheme="minorHAnsi"/>
          <w:bCs/>
          <w:i w:val="0"/>
          <w:iCs/>
          <w:color w:val="auto"/>
          <w:lang w:val="en-GB"/>
        </w:rPr>
        <w:t xml:space="preserve">Indeed, </w:t>
      </w:r>
      <w:r w:rsidR="007C16CA" w:rsidRPr="007C16CA">
        <w:rPr>
          <w:rFonts w:asciiTheme="minorHAnsi" w:hAnsiTheme="minorHAnsi" w:cstheme="minorHAnsi"/>
          <w:bCs/>
          <w:i w:val="0"/>
          <w:iCs/>
          <w:color w:val="auto"/>
          <w:lang w:val="en-GB"/>
        </w:rPr>
        <w:t>Europe was characterised by silver monometallism for much of the Middle Ages, and the Iberian Peninsula was linked to this same silver area under the Umayyad emirs, until the first caliph of al-Andalus, ‘Abd al-Ra</w:t>
      </w:r>
      <w:r w:rsidR="007C16CA">
        <w:rPr>
          <w:rFonts w:asciiTheme="minorHAnsi" w:hAnsiTheme="minorHAnsi" w:cstheme="minorHAnsi"/>
          <w:bCs/>
          <w:i w:val="0"/>
          <w:iCs/>
          <w:color w:val="auto"/>
          <w:lang w:val="en-GB"/>
        </w:rPr>
        <w:t>ḥ</w:t>
      </w:r>
      <w:r w:rsidR="007C16CA" w:rsidRPr="007C16CA">
        <w:rPr>
          <w:rFonts w:asciiTheme="minorHAnsi" w:hAnsiTheme="minorHAnsi" w:cstheme="minorHAnsi"/>
          <w:bCs/>
          <w:i w:val="0"/>
          <w:iCs/>
          <w:color w:val="auto"/>
          <w:lang w:val="en-GB"/>
        </w:rPr>
        <w:t>m</w:t>
      </w:r>
      <w:r w:rsidR="007C16CA">
        <w:rPr>
          <w:rFonts w:asciiTheme="minorHAnsi" w:hAnsiTheme="minorHAnsi" w:cstheme="minorHAnsi"/>
          <w:bCs/>
          <w:i w:val="0"/>
          <w:iCs/>
          <w:color w:val="auto"/>
          <w:lang w:val="en-GB"/>
        </w:rPr>
        <w:t>ā</w:t>
      </w:r>
      <w:r w:rsidR="007C16CA" w:rsidRPr="007C16CA">
        <w:rPr>
          <w:rFonts w:asciiTheme="minorHAnsi" w:hAnsiTheme="minorHAnsi" w:cstheme="minorHAnsi"/>
          <w:bCs/>
          <w:i w:val="0"/>
          <w:iCs/>
          <w:color w:val="auto"/>
          <w:lang w:val="en-GB"/>
        </w:rPr>
        <w:t>n III, resumed the minting of dinars</w:t>
      </w:r>
      <w:r w:rsidR="007C16CA">
        <w:rPr>
          <w:rFonts w:asciiTheme="minorHAnsi" w:hAnsiTheme="minorHAnsi" w:cstheme="minorHAnsi"/>
          <w:bCs/>
          <w:i w:val="0"/>
          <w:iCs/>
          <w:color w:val="auto"/>
          <w:lang w:val="en-GB"/>
        </w:rPr>
        <w:t xml:space="preserve"> in </w:t>
      </w:r>
      <w:r w:rsidR="00D07DDB">
        <w:rPr>
          <w:rFonts w:asciiTheme="minorHAnsi" w:hAnsiTheme="minorHAnsi" w:cstheme="minorHAnsi"/>
          <w:bCs/>
          <w:i w:val="0"/>
          <w:iCs/>
          <w:color w:val="auto"/>
          <w:lang w:val="en-GB"/>
        </w:rPr>
        <w:t>316</w:t>
      </w:r>
      <w:r w:rsidR="007C16CA">
        <w:rPr>
          <w:rFonts w:asciiTheme="minorHAnsi" w:hAnsiTheme="minorHAnsi" w:cstheme="minorHAnsi"/>
          <w:bCs/>
          <w:i w:val="0"/>
          <w:iCs/>
          <w:color w:val="auto"/>
          <w:lang w:val="en-GB"/>
        </w:rPr>
        <w:t xml:space="preserve"> / 929</w:t>
      </w:r>
      <w:r w:rsidR="00F957F8" w:rsidRPr="00F957F8">
        <w:rPr>
          <w:rFonts w:asciiTheme="minorHAnsi" w:hAnsiTheme="minorHAnsi" w:cstheme="minorHAnsi"/>
          <w:bCs/>
          <w:i w:val="0"/>
          <w:iCs/>
          <w:color w:val="auto"/>
          <w:lang w:val="en-GB"/>
        </w:rPr>
        <w:t>.</w:t>
      </w:r>
    </w:p>
    <w:p w14:paraId="313733B7" w14:textId="3DBC0EAF" w:rsidR="00A6652F" w:rsidRPr="00A6652F" w:rsidRDefault="00717BFE" w:rsidP="00D47CEF">
      <w:pPr>
        <w:pStyle w:val="Instructions"/>
        <w:spacing w:line="276" w:lineRule="auto"/>
        <w:ind w:left="0"/>
        <w:rPr>
          <w:rFonts w:asciiTheme="minorHAnsi" w:hAnsiTheme="minorHAnsi" w:cstheme="minorHAnsi"/>
          <w:bCs/>
          <w:i w:val="0"/>
          <w:iCs/>
          <w:color w:val="auto"/>
          <w:lang w:val="en-GB"/>
        </w:rPr>
      </w:pPr>
      <w:r w:rsidRPr="00717BFE">
        <w:rPr>
          <w:rFonts w:asciiTheme="minorHAnsi" w:hAnsiTheme="minorHAnsi" w:cstheme="minorHAnsi"/>
          <w:bCs/>
          <w:i w:val="0"/>
          <w:iCs/>
          <w:color w:val="auto"/>
          <w:lang w:val="en-GB"/>
        </w:rPr>
        <w:t xml:space="preserve">The study of the circulation of </w:t>
      </w:r>
      <w:r w:rsidR="00254433">
        <w:rPr>
          <w:rFonts w:asciiTheme="minorHAnsi" w:hAnsiTheme="minorHAnsi" w:cstheme="minorHAnsi"/>
          <w:bCs/>
          <w:i w:val="0"/>
          <w:iCs/>
          <w:color w:val="auto"/>
          <w:lang w:val="en-GB"/>
        </w:rPr>
        <w:t>coins</w:t>
      </w:r>
      <w:r w:rsidRPr="00717BFE">
        <w:rPr>
          <w:rFonts w:asciiTheme="minorHAnsi" w:hAnsiTheme="minorHAnsi" w:cstheme="minorHAnsi"/>
          <w:bCs/>
          <w:i w:val="0"/>
          <w:iCs/>
          <w:color w:val="auto"/>
          <w:lang w:val="en-GB"/>
        </w:rPr>
        <w:t xml:space="preserve"> in the Mediterranean has been used to assess these issues of Mediterranean trade</w:t>
      </w:r>
      <w:r w:rsidR="008C530F">
        <w:rPr>
          <w:rFonts w:asciiTheme="minorHAnsi" w:hAnsiTheme="minorHAnsi" w:cstheme="minorHAnsi"/>
          <w:bCs/>
          <w:i w:val="0"/>
          <w:iCs/>
          <w:color w:val="auto"/>
          <w:lang w:val="en-GB"/>
        </w:rPr>
        <w:t>, particularly for the early Middle Ages</w:t>
      </w:r>
      <w:r w:rsidR="00254433">
        <w:rPr>
          <w:rFonts w:asciiTheme="minorHAnsi" w:hAnsiTheme="minorHAnsi" w:cstheme="minorHAnsi"/>
          <w:bCs/>
          <w:i w:val="0"/>
          <w:iCs/>
          <w:color w:val="auto"/>
          <w:lang w:val="en-GB"/>
        </w:rPr>
        <w:t xml:space="preserve"> </w:t>
      </w:r>
      <w:r w:rsidRPr="005467CB">
        <w:rPr>
          <w:rFonts w:asciiTheme="minorHAnsi" w:hAnsiTheme="minorHAnsi" w:cstheme="minorHAnsi"/>
          <w:b/>
          <w:i w:val="0"/>
          <w:iCs/>
          <w:color w:val="auto"/>
          <w:lang w:val="en-GB"/>
        </w:rPr>
        <w:t>[</w:t>
      </w:r>
      <w:r w:rsidR="00254433">
        <w:rPr>
          <w:rFonts w:asciiTheme="minorHAnsi" w:hAnsiTheme="minorHAnsi" w:cstheme="minorHAnsi"/>
          <w:b/>
          <w:i w:val="0"/>
          <w:iCs/>
          <w:color w:val="auto"/>
          <w:lang w:val="en-GB"/>
        </w:rPr>
        <w:t>10 and 11</w:t>
      </w:r>
      <w:r w:rsidRPr="005467CB">
        <w:rPr>
          <w:rFonts w:asciiTheme="minorHAnsi" w:hAnsiTheme="minorHAnsi" w:cstheme="minorHAnsi"/>
          <w:b/>
          <w:i w:val="0"/>
          <w:iCs/>
          <w:color w:val="auto"/>
          <w:lang w:val="en-GB"/>
        </w:rPr>
        <w:t>]</w:t>
      </w:r>
      <w:r w:rsidRPr="00717BFE">
        <w:rPr>
          <w:rFonts w:asciiTheme="minorHAnsi" w:hAnsiTheme="minorHAnsi" w:cstheme="minorHAnsi"/>
          <w:bCs/>
          <w:i w:val="0"/>
          <w:iCs/>
          <w:color w:val="auto"/>
          <w:lang w:val="en-GB"/>
        </w:rPr>
        <w:t xml:space="preserve">. </w:t>
      </w:r>
      <w:r w:rsidR="00254433">
        <w:rPr>
          <w:rFonts w:asciiTheme="minorHAnsi" w:hAnsiTheme="minorHAnsi" w:cstheme="minorHAnsi"/>
          <w:bCs/>
          <w:i w:val="0"/>
          <w:iCs/>
          <w:color w:val="auto"/>
          <w:lang w:val="en-GB"/>
        </w:rPr>
        <w:t>Some studies</w:t>
      </w:r>
      <w:r w:rsidRPr="00717BFE">
        <w:rPr>
          <w:rFonts w:asciiTheme="minorHAnsi" w:hAnsiTheme="minorHAnsi" w:cstheme="minorHAnsi"/>
          <w:bCs/>
          <w:i w:val="0"/>
          <w:iCs/>
          <w:color w:val="auto"/>
          <w:lang w:val="en-GB"/>
        </w:rPr>
        <w:t>, more geographically restricted</w:t>
      </w:r>
      <w:r w:rsidR="00254433">
        <w:rPr>
          <w:rFonts w:asciiTheme="minorHAnsi" w:hAnsiTheme="minorHAnsi" w:cstheme="minorHAnsi"/>
          <w:bCs/>
          <w:i w:val="0"/>
          <w:iCs/>
          <w:color w:val="auto"/>
          <w:lang w:val="en-GB"/>
        </w:rPr>
        <w:t xml:space="preserve">, </w:t>
      </w:r>
      <w:r w:rsidRPr="00717BFE">
        <w:rPr>
          <w:rFonts w:asciiTheme="minorHAnsi" w:hAnsiTheme="minorHAnsi" w:cstheme="minorHAnsi"/>
          <w:bCs/>
          <w:i w:val="0"/>
          <w:iCs/>
          <w:color w:val="auto"/>
          <w:lang w:val="en-GB"/>
        </w:rPr>
        <w:t xml:space="preserve">have helped to shed light on the circulation of </w:t>
      </w:r>
      <w:r w:rsidR="00254433">
        <w:rPr>
          <w:rFonts w:asciiTheme="minorHAnsi" w:hAnsiTheme="minorHAnsi" w:cstheme="minorHAnsi"/>
          <w:bCs/>
          <w:i w:val="0"/>
          <w:iCs/>
          <w:color w:val="auto"/>
          <w:lang w:val="en-GB"/>
        </w:rPr>
        <w:t>Islamic</w:t>
      </w:r>
      <w:r w:rsidRPr="00717BFE">
        <w:rPr>
          <w:rFonts w:asciiTheme="minorHAnsi" w:hAnsiTheme="minorHAnsi" w:cstheme="minorHAnsi"/>
          <w:bCs/>
          <w:i w:val="0"/>
          <w:iCs/>
          <w:color w:val="auto"/>
          <w:lang w:val="en-GB"/>
        </w:rPr>
        <w:t xml:space="preserve">, such as between the Maghreb and the Iberian Peninsula </w:t>
      </w:r>
      <w:r w:rsidRPr="005467CB">
        <w:rPr>
          <w:rFonts w:asciiTheme="minorHAnsi" w:hAnsiTheme="minorHAnsi" w:cstheme="minorHAnsi"/>
          <w:b/>
          <w:i w:val="0"/>
          <w:iCs/>
          <w:color w:val="auto"/>
          <w:lang w:val="en-GB"/>
        </w:rPr>
        <w:t>[</w:t>
      </w:r>
      <w:r w:rsidR="00254433">
        <w:rPr>
          <w:rFonts w:asciiTheme="minorHAnsi" w:hAnsiTheme="minorHAnsi" w:cstheme="minorHAnsi"/>
          <w:b/>
          <w:i w:val="0"/>
          <w:iCs/>
          <w:color w:val="auto"/>
          <w:lang w:val="en-GB"/>
        </w:rPr>
        <w:t>12</w:t>
      </w:r>
      <w:r w:rsidRPr="005467CB">
        <w:rPr>
          <w:rFonts w:asciiTheme="minorHAnsi" w:hAnsiTheme="minorHAnsi" w:cstheme="minorHAnsi"/>
          <w:b/>
          <w:i w:val="0"/>
          <w:iCs/>
          <w:color w:val="auto"/>
          <w:lang w:val="en-GB"/>
        </w:rPr>
        <w:t>]</w:t>
      </w:r>
      <w:r w:rsidRPr="00717BFE">
        <w:rPr>
          <w:rFonts w:asciiTheme="minorHAnsi" w:hAnsiTheme="minorHAnsi" w:cstheme="minorHAnsi"/>
          <w:bCs/>
          <w:i w:val="0"/>
          <w:iCs/>
          <w:color w:val="auto"/>
          <w:lang w:val="en-GB"/>
        </w:rPr>
        <w:t>.</w:t>
      </w:r>
      <w:r>
        <w:rPr>
          <w:rFonts w:asciiTheme="minorHAnsi" w:hAnsiTheme="minorHAnsi" w:cstheme="minorHAnsi"/>
          <w:bCs/>
          <w:i w:val="0"/>
          <w:iCs/>
          <w:color w:val="auto"/>
          <w:lang w:val="en-GB"/>
        </w:rPr>
        <w:t xml:space="preserve"> </w:t>
      </w:r>
      <w:r w:rsidR="005467CB">
        <w:rPr>
          <w:rFonts w:asciiTheme="minorHAnsi" w:hAnsiTheme="minorHAnsi" w:cstheme="minorHAnsi"/>
          <w:bCs/>
          <w:i w:val="0"/>
          <w:iCs/>
          <w:color w:val="auto"/>
          <w:lang w:val="en-GB"/>
        </w:rPr>
        <w:t>However, a</w:t>
      </w:r>
      <w:r w:rsidR="004E77DE" w:rsidRPr="004E77DE">
        <w:rPr>
          <w:rFonts w:asciiTheme="minorHAnsi" w:hAnsiTheme="minorHAnsi" w:cstheme="minorHAnsi"/>
          <w:bCs/>
          <w:i w:val="0"/>
          <w:iCs/>
          <w:color w:val="auto"/>
          <w:lang w:val="en-GB"/>
        </w:rPr>
        <w:t>rchaeometric data seems to be the most suitable for providing answers to these historical questions</w:t>
      </w:r>
      <w:r w:rsidR="000E02D4">
        <w:rPr>
          <w:rFonts w:asciiTheme="minorHAnsi" w:hAnsiTheme="minorHAnsi" w:cstheme="minorHAnsi"/>
          <w:bCs/>
          <w:i w:val="0"/>
          <w:iCs/>
          <w:color w:val="auto"/>
          <w:lang w:val="en-GB"/>
        </w:rPr>
        <w:t>. C</w:t>
      </w:r>
      <w:r w:rsidR="000E02D4" w:rsidRPr="007C37F3">
        <w:rPr>
          <w:rFonts w:asciiTheme="minorHAnsi" w:hAnsiTheme="minorHAnsi" w:cstheme="minorHAnsi"/>
          <w:bCs/>
          <w:i w:val="0"/>
          <w:iCs/>
          <w:color w:val="auto"/>
          <w:lang w:val="en-GB"/>
        </w:rPr>
        <w:t xml:space="preserve">oins from al-Andalus </w:t>
      </w:r>
      <w:r w:rsidR="00EF31C8">
        <w:rPr>
          <w:rFonts w:asciiTheme="minorHAnsi" w:hAnsiTheme="minorHAnsi" w:cstheme="minorHAnsi"/>
          <w:bCs/>
          <w:i w:val="0"/>
          <w:iCs/>
          <w:color w:val="auto"/>
          <w:lang w:val="en-GB"/>
        </w:rPr>
        <w:t xml:space="preserve">minted </w:t>
      </w:r>
      <w:r w:rsidR="000E02D4" w:rsidRPr="007C37F3">
        <w:rPr>
          <w:rFonts w:asciiTheme="minorHAnsi" w:hAnsiTheme="minorHAnsi" w:cstheme="minorHAnsi"/>
          <w:bCs/>
          <w:i w:val="0"/>
          <w:iCs/>
          <w:color w:val="auto"/>
          <w:lang w:val="en-GB"/>
        </w:rPr>
        <w:t xml:space="preserve">between the 8th and 13th centuries have in the past been the subject of </w:t>
      </w:r>
      <w:r w:rsidR="00EF31C8">
        <w:rPr>
          <w:rFonts w:asciiTheme="minorHAnsi" w:hAnsiTheme="minorHAnsi" w:cstheme="minorHAnsi"/>
          <w:bCs/>
          <w:i w:val="0"/>
          <w:iCs/>
          <w:color w:val="auto"/>
          <w:lang w:val="en-GB"/>
        </w:rPr>
        <w:t xml:space="preserve">elemental </w:t>
      </w:r>
      <w:r w:rsidR="000E02D4" w:rsidRPr="007C37F3">
        <w:rPr>
          <w:rFonts w:asciiTheme="minorHAnsi" w:hAnsiTheme="minorHAnsi" w:cstheme="minorHAnsi"/>
          <w:bCs/>
          <w:i w:val="0"/>
          <w:iCs/>
          <w:color w:val="auto"/>
          <w:lang w:val="en-GB"/>
        </w:rPr>
        <w:t xml:space="preserve">analysis, using a variety of methods, often limited to the surface areas of the coin </w:t>
      </w:r>
      <w:r w:rsidR="000E02D4" w:rsidRPr="007C37F3">
        <w:rPr>
          <w:rFonts w:asciiTheme="minorHAnsi" w:hAnsiTheme="minorHAnsi" w:cstheme="minorHAnsi"/>
          <w:b/>
          <w:i w:val="0"/>
          <w:iCs/>
          <w:color w:val="auto"/>
          <w:lang w:val="en-GB"/>
        </w:rPr>
        <w:t>[</w:t>
      </w:r>
      <w:r w:rsidR="00A6652F">
        <w:rPr>
          <w:rFonts w:asciiTheme="minorHAnsi" w:hAnsiTheme="minorHAnsi" w:cstheme="minorHAnsi"/>
          <w:b/>
          <w:i w:val="0"/>
          <w:iCs/>
          <w:color w:val="auto"/>
          <w:lang w:val="en-GB"/>
        </w:rPr>
        <w:t>1</w:t>
      </w:r>
      <w:r w:rsidR="008C530F">
        <w:rPr>
          <w:rFonts w:asciiTheme="minorHAnsi" w:hAnsiTheme="minorHAnsi" w:cstheme="minorHAnsi"/>
          <w:b/>
          <w:i w:val="0"/>
          <w:iCs/>
          <w:color w:val="auto"/>
          <w:lang w:val="en-GB"/>
        </w:rPr>
        <w:t>3</w:t>
      </w:r>
      <w:r w:rsidR="000E02D4" w:rsidRPr="007C37F3">
        <w:rPr>
          <w:rFonts w:asciiTheme="minorHAnsi" w:hAnsiTheme="minorHAnsi" w:cstheme="minorHAnsi"/>
          <w:b/>
          <w:i w:val="0"/>
          <w:iCs/>
          <w:color w:val="auto"/>
          <w:lang w:val="en-GB"/>
        </w:rPr>
        <w:t>]</w:t>
      </w:r>
      <w:r w:rsidR="000E02D4" w:rsidRPr="007C37F3">
        <w:rPr>
          <w:rFonts w:asciiTheme="minorHAnsi" w:hAnsiTheme="minorHAnsi" w:cstheme="minorHAnsi"/>
          <w:bCs/>
          <w:i w:val="0"/>
          <w:iCs/>
          <w:color w:val="auto"/>
          <w:lang w:val="en-GB"/>
        </w:rPr>
        <w:t>, and whose accuracy and reliability remain unsatisfactory.</w:t>
      </w:r>
      <w:r w:rsidR="007C16CA">
        <w:rPr>
          <w:rFonts w:asciiTheme="minorHAnsi" w:hAnsiTheme="minorHAnsi" w:cstheme="minorHAnsi"/>
          <w:bCs/>
          <w:i w:val="0"/>
          <w:iCs/>
          <w:color w:val="auto"/>
          <w:lang w:val="en-GB"/>
        </w:rPr>
        <w:t xml:space="preserve"> Moreover, the method </w:t>
      </w:r>
      <w:r w:rsidR="007C16CA" w:rsidRPr="00D01585">
        <w:rPr>
          <w:rFonts w:asciiTheme="minorHAnsi" w:hAnsiTheme="minorHAnsi" w:cstheme="minorHAnsi"/>
          <w:bCs/>
          <w:i w:val="0"/>
          <w:iCs/>
          <w:color w:val="auto"/>
          <w:lang w:val="en-GB"/>
        </w:rPr>
        <w:t>d</w:t>
      </w:r>
      <w:r w:rsidR="007C16CA">
        <w:rPr>
          <w:rFonts w:asciiTheme="minorHAnsi" w:hAnsiTheme="minorHAnsi" w:cstheme="minorHAnsi"/>
          <w:bCs/>
          <w:i w:val="0"/>
          <w:iCs/>
          <w:color w:val="auto"/>
          <w:lang w:val="en-GB"/>
        </w:rPr>
        <w:t>oes</w:t>
      </w:r>
      <w:r w:rsidR="007C16CA" w:rsidRPr="00D01585">
        <w:rPr>
          <w:rFonts w:asciiTheme="minorHAnsi" w:hAnsiTheme="minorHAnsi" w:cstheme="minorHAnsi"/>
          <w:bCs/>
          <w:i w:val="0"/>
          <w:iCs/>
          <w:color w:val="auto"/>
          <w:lang w:val="en-GB"/>
        </w:rPr>
        <w:t xml:space="preserve"> not allow a precise determination of all the elements potentially tracing gold</w:t>
      </w:r>
      <w:r w:rsidR="0032400F">
        <w:rPr>
          <w:rFonts w:asciiTheme="minorHAnsi" w:hAnsiTheme="minorHAnsi" w:cstheme="minorHAnsi"/>
          <w:bCs/>
          <w:i w:val="0"/>
          <w:iCs/>
          <w:color w:val="auto"/>
          <w:lang w:val="en-GB"/>
        </w:rPr>
        <w:t>, as allowed</w:t>
      </w:r>
      <w:r w:rsidR="00D07DDB">
        <w:rPr>
          <w:rFonts w:asciiTheme="minorHAnsi" w:hAnsiTheme="minorHAnsi" w:cstheme="minorHAnsi"/>
          <w:bCs/>
          <w:i w:val="0"/>
          <w:iCs/>
          <w:color w:val="auto"/>
          <w:lang w:val="en-GB"/>
        </w:rPr>
        <w:t>, on the contrary,</w:t>
      </w:r>
      <w:r w:rsidR="0032400F">
        <w:rPr>
          <w:rFonts w:asciiTheme="minorHAnsi" w:hAnsiTheme="minorHAnsi" w:cstheme="minorHAnsi"/>
          <w:bCs/>
          <w:i w:val="0"/>
          <w:iCs/>
          <w:color w:val="auto"/>
          <w:lang w:val="en-GB"/>
        </w:rPr>
        <w:t xml:space="preserve"> by </w:t>
      </w:r>
      <w:r w:rsidR="007471A5">
        <w:rPr>
          <w:rFonts w:asciiTheme="minorHAnsi" w:hAnsiTheme="minorHAnsi" w:cstheme="minorHAnsi"/>
          <w:bCs/>
          <w:i w:val="0"/>
          <w:iCs/>
          <w:color w:val="auto"/>
          <w:lang w:val="en-GB"/>
        </w:rPr>
        <w:t>the</w:t>
      </w:r>
      <w:r w:rsidR="00D07DDB">
        <w:rPr>
          <w:rFonts w:asciiTheme="minorHAnsi" w:hAnsiTheme="minorHAnsi" w:cstheme="minorHAnsi"/>
          <w:bCs/>
          <w:i w:val="0"/>
          <w:iCs/>
          <w:color w:val="auto"/>
          <w:lang w:val="en-GB"/>
        </w:rPr>
        <w:t xml:space="preserve"> </w:t>
      </w:r>
      <w:r w:rsidR="007C16CA" w:rsidRPr="0032400F">
        <w:rPr>
          <w:rFonts w:asciiTheme="minorHAnsi" w:hAnsiTheme="minorHAnsi" w:cstheme="minorHAnsi"/>
          <w:bCs/>
          <w:i w:val="0"/>
          <w:color w:val="auto"/>
          <w:lang w:val="en-GB"/>
        </w:rPr>
        <w:t>Laser ablation inductively coupled plasma mass spectrometry (LA-ICP-MS)</w:t>
      </w:r>
      <w:r w:rsidR="007471A5">
        <w:rPr>
          <w:rFonts w:asciiTheme="minorHAnsi" w:hAnsiTheme="minorHAnsi" w:cstheme="minorHAnsi"/>
          <w:bCs/>
          <w:i w:val="0"/>
          <w:color w:val="auto"/>
          <w:lang w:val="en-GB"/>
        </w:rPr>
        <w:t xml:space="preserve"> method and the proton activation</w:t>
      </w:r>
      <w:r w:rsidR="0032400F">
        <w:rPr>
          <w:rFonts w:asciiTheme="minorHAnsi" w:hAnsiTheme="minorHAnsi" w:cstheme="minorHAnsi"/>
          <w:bCs/>
          <w:i w:val="0"/>
          <w:color w:val="auto"/>
          <w:lang w:val="en-GB"/>
        </w:rPr>
        <w:t xml:space="preserve">. </w:t>
      </w:r>
      <w:r w:rsidR="00D07DDB">
        <w:rPr>
          <w:rFonts w:asciiTheme="minorHAnsi" w:hAnsiTheme="minorHAnsi" w:cstheme="minorHAnsi"/>
          <w:bCs/>
          <w:i w:val="0"/>
          <w:color w:val="auto"/>
          <w:lang w:val="en-GB"/>
        </w:rPr>
        <w:t xml:space="preserve">This </w:t>
      </w:r>
      <w:r w:rsidR="005470D2">
        <w:rPr>
          <w:rFonts w:asciiTheme="minorHAnsi" w:hAnsiTheme="minorHAnsi" w:cstheme="minorHAnsi"/>
          <w:bCs/>
          <w:i w:val="0"/>
          <w:color w:val="auto"/>
          <w:lang w:val="en-GB"/>
        </w:rPr>
        <w:t xml:space="preserve">latter </w:t>
      </w:r>
      <w:r w:rsidR="00D07DDB">
        <w:rPr>
          <w:rFonts w:asciiTheme="minorHAnsi" w:hAnsiTheme="minorHAnsi" w:cstheme="minorHAnsi"/>
          <w:bCs/>
          <w:i w:val="0"/>
          <w:color w:val="auto"/>
          <w:lang w:val="en-GB"/>
        </w:rPr>
        <w:t>one has nevertheless already been used for Islamic coins on some studies: a</w:t>
      </w:r>
      <w:r w:rsidR="00A6652F" w:rsidRPr="00A6652F">
        <w:rPr>
          <w:rFonts w:asciiTheme="minorHAnsi" w:hAnsiTheme="minorHAnsi" w:cstheme="minorHAnsi"/>
          <w:bCs/>
          <w:i w:val="0"/>
          <w:iCs/>
          <w:color w:val="auto"/>
          <w:lang w:val="en-GB"/>
        </w:rPr>
        <w:t xml:space="preserve">s with the eastern regions of the former Umayyad caliphate of Damascus </w:t>
      </w:r>
      <w:r w:rsidR="00A6652F" w:rsidRPr="00A6652F">
        <w:rPr>
          <w:rFonts w:asciiTheme="minorHAnsi" w:hAnsiTheme="minorHAnsi" w:cstheme="minorHAnsi"/>
          <w:b/>
          <w:i w:val="0"/>
          <w:iCs/>
          <w:color w:val="auto"/>
          <w:lang w:val="en-GB"/>
        </w:rPr>
        <w:t>[</w:t>
      </w:r>
      <w:r w:rsidR="00A6652F">
        <w:rPr>
          <w:rFonts w:asciiTheme="minorHAnsi" w:hAnsiTheme="minorHAnsi" w:cstheme="minorHAnsi"/>
          <w:b/>
          <w:i w:val="0"/>
          <w:iCs/>
          <w:color w:val="auto"/>
          <w:lang w:val="en-GB"/>
        </w:rPr>
        <w:t>1</w:t>
      </w:r>
      <w:r w:rsidR="008C530F">
        <w:rPr>
          <w:rFonts w:asciiTheme="minorHAnsi" w:hAnsiTheme="minorHAnsi" w:cstheme="minorHAnsi"/>
          <w:b/>
          <w:i w:val="0"/>
          <w:iCs/>
          <w:color w:val="auto"/>
          <w:lang w:val="en-GB"/>
        </w:rPr>
        <w:t>4</w:t>
      </w:r>
      <w:r w:rsidR="00A6652F" w:rsidRPr="00A6652F">
        <w:rPr>
          <w:rFonts w:asciiTheme="minorHAnsi" w:hAnsiTheme="minorHAnsi" w:cstheme="minorHAnsi"/>
          <w:b/>
          <w:i w:val="0"/>
          <w:iCs/>
          <w:color w:val="auto"/>
          <w:lang w:val="en-GB"/>
        </w:rPr>
        <w:t>]</w:t>
      </w:r>
      <w:r w:rsidR="00A6652F" w:rsidRPr="00A6652F">
        <w:rPr>
          <w:rFonts w:asciiTheme="minorHAnsi" w:hAnsiTheme="minorHAnsi" w:cstheme="minorHAnsi"/>
          <w:bCs/>
          <w:i w:val="0"/>
          <w:iCs/>
          <w:color w:val="auto"/>
          <w:lang w:val="en-GB"/>
        </w:rPr>
        <w:t xml:space="preserve">, </w:t>
      </w:r>
      <w:r w:rsidR="008C530F" w:rsidRPr="008C530F">
        <w:rPr>
          <w:rFonts w:asciiTheme="minorHAnsi" w:hAnsiTheme="minorHAnsi" w:cstheme="minorHAnsi"/>
          <w:bCs/>
          <w:i w:val="0"/>
          <w:iCs/>
          <w:color w:val="auto"/>
          <w:lang w:val="en-GB"/>
        </w:rPr>
        <w:t xml:space="preserve">and also, </w:t>
      </w:r>
      <w:r w:rsidR="00A6652F" w:rsidRPr="00A6652F">
        <w:rPr>
          <w:rFonts w:asciiTheme="minorHAnsi" w:hAnsiTheme="minorHAnsi" w:cstheme="minorHAnsi"/>
          <w:bCs/>
          <w:i w:val="0"/>
          <w:iCs/>
          <w:color w:val="auto"/>
          <w:lang w:val="en-GB"/>
        </w:rPr>
        <w:t xml:space="preserve">on dinars from the </w:t>
      </w:r>
      <w:r w:rsidR="00881F80">
        <w:rPr>
          <w:rFonts w:asciiTheme="minorHAnsi" w:hAnsiTheme="minorHAnsi" w:cstheme="minorHAnsi"/>
          <w:bCs/>
          <w:i w:val="0"/>
          <w:iCs/>
          <w:color w:val="auto"/>
          <w:lang w:val="en-GB"/>
        </w:rPr>
        <w:t>Islamic</w:t>
      </w:r>
      <w:r w:rsidR="00A6652F" w:rsidRPr="00A6652F">
        <w:rPr>
          <w:rFonts w:asciiTheme="minorHAnsi" w:hAnsiTheme="minorHAnsi" w:cstheme="minorHAnsi"/>
          <w:bCs/>
          <w:i w:val="0"/>
          <w:iCs/>
          <w:color w:val="auto"/>
          <w:lang w:val="en-GB"/>
        </w:rPr>
        <w:t xml:space="preserve"> West </w:t>
      </w:r>
      <w:r w:rsidR="00A6652F" w:rsidRPr="00A6652F">
        <w:rPr>
          <w:rFonts w:asciiTheme="minorHAnsi" w:hAnsiTheme="minorHAnsi" w:cstheme="minorHAnsi"/>
          <w:b/>
          <w:i w:val="0"/>
          <w:iCs/>
          <w:color w:val="auto"/>
          <w:lang w:val="en-GB"/>
        </w:rPr>
        <w:t>[</w:t>
      </w:r>
      <w:r w:rsidR="008C530F">
        <w:rPr>
          <w:rFonts w:asciiTheme="minorHAnsi" w:hAnsiTheme="minorHAnsi" w:cstheme="minorHAnsi"/>
          <w:b/>
          <w:i w:val="0"/>
          <w:iCs/>
          <w:color w:val="auto"/>
          <w:lang w:val="en-GB"/>
        </w:rPr>
        <w:t>15</w:t>
      </w:r>
      <w:r w:rsidR="00A6652F" w:rsidRPr="00A6652F">
        <w:rPr>
          <w:rFonts w:asciiTheme="minorHAnsi" w:hAnsiTheme="minorHAnsi" w:cstheme="minorHAnsi"/>
          <w:b/>
          <w:i w:val="0"/>
          <w:iCs/>
          <w:color w:val="auto"/>
          <w:lang w:val="en-GB"/>
        </w:rPr>
        <w:t>]</w:t>
      </w:r>
      <w:r w:rsidR="00AD0268">
        <w:rPr>
          <w:rFonts w:asciiTheme="minorHAnsi" w:hAnsiTheme="minorHAnsi" w:cstheme="minorHAnsi"/>
          <w:bCs/>
          <w:i w:val="0"/>
          <w:iCs/>
          <w:color w:val="auto"/>
          <w:lang w:val="en-GB"/>
        </w:rPr>
        <w:t>,</w:t>
      </w:r>
      <w:r w:rsidR="00A6652F" w:rsidRPr="00A6652F">
        <w:rPr>
          <w:rFonts w:asciiTheme="minorHAnsi" w:hAnsiTheme="minorHAnsi" w:cstheme="minorHAnsi"/>
          <w:bCs/>
          <w:i w:val="0"/>
          <w:iCs/>
          <w:color w:val="auto"/>
          <w:lang w:val="en-GB"/>
        </w:rPr>
        <w:t xml:space="preserve"> </w:t>
      </w:r>
      <w:r w:rsidR="00AD0268" w:rsidRPr="008C530F">
        <w:rPr>
          <w:rFonts w:asciiTheme="minorHAnsi" w:hAnsiTheme="minorHAnsi" w:cstheme="minorHAnsi"/>
          <w:bCs/>
          <w:i w:val="0"/>
          <w:iCs/>
          <w:color w:val="auto"/>
          <w:lang w:val="en-GB"/>
        </w:rPr>
        <w:t>coupled with the LA-ICP-MS method</w:t>
      </w:r>
      <w:r w:rsidR="00AD0268">
        <w:rPr>
          <w:rFonts w:asciiTheme="minorHAnsi" w:hAnsiTheme="minorHAnsi" w:cstheme="minorHAnsi"/>
          <w:bCs/>
          <w:i w:val="0"/>
          <w:iCs/>
          <w:color w:val="auto"/>
          <w:lang w:val="en-GB"/>
        </w:rPr>
        <w:t xml:space="preserve"> analyses. </w:t>
      </w:r>
      <w:r w:rsidR="00AD0268" w:rsidRPr="00AD0268">
        <w:rPr>
          <w:rFonts w:asciiTheme="minorHAnsi" w:hAnsiTheme="minorHAnsi" w:cstheme="minorHAnsi"/>
          <w:bCs/>
          <w:i w:val="0"/>
          <w:iCs/>
          <w:color w:val="auto"/>
          <w:lang w:val="en-GB"/>
        </w:rPr>
        <w:t>The latter method has also been used to determine the trace elements of early Islamic coinage in the Maghreb</w:t>
      </w:r>
      <w:r w:rsidR="00AD0268">
        <w:rPr>
          <w:rFonts w:asciiTheme="minorHAnsi" w:hAnsiTheme="minorHAnsi" w:cstheme="minorHAnsi"/>
          <w:bCs/>
          <w:i w:val="0"/>
          <w:iCs/>
          <w:color w:val="auto"/>
          <w:lang w:val="en-GB"/>
        </w:rPr>
        <w:t xml:space="preserve"> </w:t>
      </w:r>
      <w:r w:rsidR="00AD0268" w:rsidRPr="00AD0268">
        <w:rPr>
          <w:rFonts w:asciiTheme="minorHAnsi" w:hAnsiTheme="minorHAnsi" w:cstheme="minorHAnsi"/>
          <w:b/>
          <w:i w:val="0"/>
          <w:iCs/>
          <w:color w:val="auto"/>
          <w:lang w:val="en-GB"/>
        </w:rPr>
        <w:t>[16]</w:t>
      </w:r>
      <w:r w:rsidR="00AD0268" w:rsidRPr="00AD0268">
        <w:rPr>
          <w:rFonts w:asciiTheme="minorHAnsi" w:hAnsiTheme="minorHAnsi" w:cstheme="minorHAnsi"/>
          <w:bCs/>
          <w:i w:val="0"/>
          <w:iCs/>
          <w:color w:val="auto"/>
          <w:lang w:val="en-GB"/>
        </w:rPr>
        <w:t>.</w:t>
      </w:r>
      <w:r w:rsidR="00AD0268" w:rsidRPr="008C530F">
        <w:rPr>
          <w:rFonts w:asciiTheme="minorHAnsi" w:hAnsiTheme="minorHAnsi" w:cstheme="minorHAnsi"/>
          <w:bCs/>
          <w:i w:val="0"/>
          <w:iCs/>
          <w:color w:val="auto"/>
          <w:lang w:val="en-GB"/>
        </w:rPr>
        <w:t xml:space="preserve"> </w:t>
      </w:r>
      <w:r w:rsidR="00A6652F" w:rsidRPr="00A6652F">
        <w:rPr>
          <w:rFonts w:asciiTheme="minorHAnsi" w:hAnsiTheme="minorHAnsi" w:cstheme="minorHAnsi"/>
          <w:bCs/>
          <w:i w:val="0"/>
          <w:iCs/>
          <w:color w:val="auto"/>
          <w:lang w:val="en-GB"/>
        </w:rPr>
        <w:t xml:space="preserve">While the samples studied were unfortunately not always sufficiently representative, as the authors of this innovative research sometimes regretted </w:t>
      </w:r>
      <w:r w:rsidR="00A6652F" w:rsidRPr="00A6652F">
        <w:rPr>
          <w:rFonts w:asciiTheme="minorHAnsi" w:hAnsiTheme="minorHAnsi" w:cstheme="minorHAnsi"/>
          <w:b/>
          <w:i w:val="0"/>
          <w:iCs/>
          <w:color w:val="auto"/>
          <w:lang w:val="en-GB"/>
        </w:rPr>
        <w:t>[</w:t>
      </w:r>
      <w:r w:rsidR="00A6652F">
        <w:rPr>
          <w:rFonts w:asciiTheme="minorHAnsi" w:hAnsiTheme="minorHAnsi" w:cstheme="minorHAnsi"/>
          <w:b/>
          <w:i w:val="0"/>
          <w:iCs/>
          <w:color w:val="auto"/>
          <w:lang w:val="en-GB"/>
        </w:rPr>
        <w:t>1</w:t>
      </w:r>
      <w:r w:rsidR="0008708D">
        <w:rPr>
          <w:rFonts w:asciiTheme="minorHAnsi" w:hAnsiTheme="minorHAnsi" w:cstheme="minorHAnsi"/>
          <w:b/>
          <w:i w:val="0"/>
          <w:iCs/>
          <w:color w:val="auto"/>
          <w:lang w:val="en-GB"/>
        </w:rPr>
        <w:t>7</w:t>
      </w:r>
      <w:r w:rsidR="00A6652F" w:rsidRPr="00A6652F">
        <w:rPr>
          <w:rFonts w:asciiTheme="minorHAnsi" w:hAnsiTheme="minorHAnsi" w:cstheme="minorHAnsi"/>
          <w:b/>
          <w:i w:val="0"/>
          <w:iCs/>
          <w:color w:val="auto"/>
          <w:lang w:val="en-GB"/>
        </w:rPr>
        <w:t>]</w:t>
      </w:r>
      <w:r w:rsidR="00A6652F" w:rsidRPr="00A6652F">
        <w:rPr>
          <w:rFonts w:asciiTheme="minorHAnsi" w:hAnsiTheme="minorHAnsi" w:cstheme="minorHAnsi"/>
          <w:bCs/>
          <w:i w:val="0"/>
          <w:iCs/>
          <w:color w:val="auto"/>
          <w:lang w:val="en-GB"/>
        </w:rPr>
        <w:t xml:space="preserve">, the results obtained bear witness to the relevance of the </w:t>
      </w:r>
      <w:r w:rsidR="005470D2">
        <w:rPr>
          <w:rFonts w:asciiTheme="minorHAnsi" w:hAnsiTheme="minorHAnsi" w:cstheme="minorHAnsi"/>
          <w:bCs/>
          <w:i w:val="0"/>
          <w:iCs/>
          <w:color w:val="auto"/>
          <w:lang w:val="en-GB"/>
        </w:rPr>
        <w:t>multi-elemental (major, minor and trace element) analysis for gold coins</w:t>
      </w:r>
      <w:r w:rsidR="00A6652F" w:rsidRPr="00A6652F">
        <w:rPr>
          <w:rFonts w:asciiTheme="minorHAnsi" w:hAnsiTheme="minorHAnsi" w:cstheme="minorHAnsi"/>
          <w:bCs/>
          <w:i w:val="0"/>
          <w:iCs/>
          <w:color w:val="auto"/>
          <w:lang w:val="en-GB"/>
        </w:rPr>
        <w:t>.</w:t>
      </w:r>
      <w:r w:rsidR="00D07DDB">
        <w:rPr>
          <w:rFonts w:asciiTheme="minorHAnsi" w:hAnsiTheme="minorHAnsi" w:cstheme="minorHAnsi"/>
          <w:bCs/>
          <w:i w:val="0"/>
          <w:iCs/>
          <w:color w:val="auto"/>
          <w:lang w:val="en-GB"/>
        </w:rPr>
        <w:t xml:space="preserve"> Then, s</w:t>
      </w:r>
      <w:r w:rsidR="00A6652F" w:rsidRPr="00A6652F">
        <w:rPr>
          <w:rFonts w:asciiTheme="minorHAnsi" w:hAnsiTheme="minorHAnsi" w:cstheme="minorHAnsi"/>
          <w:bCs/>
          <w:i w:val="0"/>
          <w:iCs/>
          <w:color w:val="auto"/>
          <w:lang w:val="en-GB"/>
        </w:rPr>
        <w:t xml:space="preserve">ince the early 2000s, </w:t>
      </w:r>
      <w:r w:rsidR="00D07DDB">
        <w:rPr>
          <w:rFonts w:asciiTheme="minorHAnsi" w:hAnsiTheme="minorHAnsi" w:cstheme="minorHAnsi"/>
          <w:bCs/>
          <w:i w:val="0"/>
          <w:iCs/>
          <w:color w:val="auto"/>
          <w:lang w:val="en-GB"/>
        </w:rPr>
        <w:t>it is considered</w:t>
      </w:r>
      <w:r w:rsidR="00A6652F" w:rsidRPr="00A6652F">
        <w:rPr>
          <w:rFonts w:asciiTheme="minorHAnsi" w:hAnsiTheme="minorHAnsi" w:cstheme="minorHAnsi"/>
          <w:bCs/>
          <w:i w:val="0"/>
          <w:iCs/>
          <w:color w:val="auto"/>
          <w:lang w:val="en-GB"/>
        </w:rPr>
        <w:t xml:space="preserve"> that a more exhaustive study would make possible to quantify the proportion of gold from Sudan </w:t>
      </w:r>
      <w:r w:rsidR="00A6652F" w:rsidRPr="00A6652F">
        <w:rPr>
          <w:rFonts w:asciiTheme="minorHAnsi" w:hAnsiTheme="minorHAnsi" w:cstheme="minorHAnsi"/>
          <w:b/>
          <w:i w:val="0"/>
          <w:iCs/>
          <w:color w:val="auto"/>
          <w:lang w:val="en-GB"/>
        </w:rPr>
        <w:t>[</w:t>
      </w:r>
      <w:r w:rsidR="00A6652F">
        <w:rPr>
          <w:rFonts w:asciiTheme="minorHAnsi" w:hAnsiTheme="minorHAnsi" w:cstheme="minorHAnsi"/>
          <w:b/>
          <w:i w:val="0"/>
          <w:iCs/>
          <w:color w:val="auto"/>
          <w:lang w:val="en-GB"/>
        </w:rPr>
        <w:t>1</w:t>
      </w:r>
      <w:r w:rsidR="0008708D">
        <w:rPr>
          <w:rFonts w:asciiTheme="minorHAnsi" w:hAnsiTheme="minorHAnsi" w:cstheme="minorHAnsi"/>
          <w:b/>
          <w:i w:val="0"/>
          <w:iCs/>
          <w:color w:val="auto"/>
          <w:lang w:val="en-GB"/>
        </w:rPr>
        <w:t>8</w:t>
      </w:r>
      <w:r w:rsidR="00A6652F" w:rsidRPr="00A6652F">
        <w:rPr>
          <w:rFonts w:asciiTheme="minorHAnsi" w:hAnsiTheme="minorHAnsi" w:cstheme="minorHAnsi"/>
          <w:b/>
          <w:i w:val="0"/>
          <w:iCs/>
          <w:color w:val="auto"/>
          <w:lang w:val="en-GB"/>
        </w:rPr>
        <w:t>]</w:t>
      </w:r>
      <w:r w:rsidR="00A6652F" w:rsidRPr="00A6652F">
        <w:rPr>
          <w:rFonts w:asciiTheme="minorHAnsi" w:hAnsiTheme="minorHAnsi" w:cstheme="minorHAnsi"/>
          <w:bCs/>
          <w:i w:val="0"/>
          <w:iCs/>
          <w:color w:val="auto"/>
          <w:lang w:val="en-GB"/>
        </w:rPr>
        <w:t xml:space="preserve">, and, thanks to a broader comparison, to distinguish between gold from the Sudanese and Malian regions in the coinage of the </w:t>
      </w:r>
      <w:r w:rsidR="00A6652F" w:rsidRPr="00A6652F">
        <w:rPr>
          <w:rFonts w:asciiTheme="minorHAnsi" w:hAnsiTheme="minorHAnsi" w:cstheme="minorHAnsi"/>
          <w:bCs/>
          <w:color w:val="auto"/>
          <w:lang w:val="en-GB"/>
        </w:rPr>
        <w:t>Dār al-Islām</w:t>
      </w:r>
      <w:r w:rsidR="00A6652F" w:rsidRPr="00A6652F">
        <w:rPr>
          <w:rFonts w:asciiTheme="minorHAnsi" w:hAnsiTheme="minorHAnsi" w:cstheme="minorHAnsi"/>
          <w:bCs/>
          <w:i w:val="0"/>
          <w:iCs/>
          <w:color w:val="auto"/>
          <w:lang w:val="en-GB"/>
        </w:rPr>
        <w:t>. On the other hand, no similar work has ever been done on silver, and the circulation of precious metals, particularly between the African continent and the Iberian Peninsula, has usually been considered in</w:t>
      </w:r>
      <w:r w:rsidR="00D07DDB">
        <w:rPr>
          <w:rFonts w:asciiTheme="minorHAnsi" w:hAnsiTheme="minorHAnsi" w:cstheme="minorHAnsi"/>
          <w:bCs/>
          <w:i w:val="0"/>
          <w:iCs/>
          <w:color w:val="auto"/>
          <w:lang w:val="en-GB"/>
        </w:rPr>
        <w:t>dependently</w:t>
      </w:r>
      <w:r w:rsidR="00A6652F" w:rsidRPr="00A6652F">
        <w:rPr>
          <w:rFonts w:asciiTheme="minorHAnsi" w:hAnsiTheme="minorHAnsi" w:cstheme="minorHAnsi"/>
          <w:bCs/>
          <w:i w:val="0"/>
          <w:iCs/>
          <w:color w:val="auto"/>
          <w:lang w:val="en-GB"/>
        </w:rPr>
        <w:t xml:space="preserve">. However, the importance of North African silver mines has been highlighted, particularly from the Idrisid period </w:t>
      </w:r>
      <w:r w:rsidR="005470D2">
        <w:rPr>
          <w:rFonts w:asciiTheme="minorHAnsi" w:hAnsiTheme="minorHAnsi" w:cstheme="minorHAnsi"/>
          <w:bCs/>
          <w:i w:val="0"/>
          <w:iCs/>
          <w:color w:val="auto"/>
          <w:lang w:val="en-GB"/>
        </w:rPr>
        <w:t xml:space="preserve">onwards </w:t>
      </w:r>
      <w:r w:rsidR="00A6652F" w:rsidRPr="00A6652F">
        <w:rPr>
          <w:rFonts w:asciiTheme="minorHAnsi" w:hAnsiTheme="minorHAnsi" w:cstheme="minorHAnsi"/>
          <w:bCs/>
          <w:i w:val="0"/>
          <w:iCs/>
          <w:color w:val="auto"/>
          <w:lang w:val="en-GB"/>
        </w:rPr>
        <w:t xml:space="preserve">(late 8th-10th century) </w:t>
      </w:r>
      <w:r w:rsidR="00A6652F" w:rsidRPr="00A6652F">
        <w:rPr>
          <w:rFonts w:asciiTheme="minorHAnsi" w:hAnsiTheme="minorHAnsi" w:cstheme="minorHAnsi"/>
          <w:b/>
          <w:i w:val="0"/>
          <w:iCs/>
          <w:color w:val="auto"/>
          <w:lang w:val="en-GB"/>
        </w:rPr>
        <w:t>[</w:t>
      </w:r>
      <w:r w:rsidR="00A6652F">
        <w:rPr>
          <w:rFonts w:asciiTheme="minorHAnsi" w:hAnsiTheme="minorHAnsi" w:cstheme="minorHAnsi"/>
          <w:b/>
          <w:i w:val="0"/>
          <w:iCs/>
          <w:color w:val="auto"/>
          <w:lang w:val="en-GB"/>
        </w:rPr>
        <w:t>1</w:t>
      </w:r>
      <w:r w:rsidR="0008708D">
        <w:rPr>
          <w:rFonts w:asciiTheme="minorHAnsi" w:hAnsiTheme="minorHAnsi" w:cstheme="minorHAnsi"/>
          <w:b/>
          <w:i w:val="0"/>
          <w:iCs/>
          <w:color w:val="auto"/>
          <w:lang w:val="en-GB"/>
        </w:rPr>
        <w:t>9</w:t>
      </w:r>
      <w:r w:rsidR="00A6652F" w:rsidRPr="00A6652F">
        <w:rPr>
          <w:rFonts w:asciiTheme="minorHAnsi" w:hAnsiTheme="minorHAnsi" w:cstheme="minorHAnsi"/>
          <w:b/>
          <w:i w:val="0"/>
          <w:iCs/>
          <w:color w:val="auto"/>
          <w:lang w:val="en-GB"/>
        </w:rPr>
        <w:t>]</w:t>
      </w:r>
      <w:r w:rsidR="00A6652F" w:rsidRPr="00A6652F">
        <w:rPr>
          <w:rFonts w:asciiTheme="minorHAnsi" w:hAnsiTheme="minorHAnsi" w:cstheme="minorHAnsi"/>
          <w:bCs/>
          <w:i w:val="0"/>
          <w:iCs/>
          <w:color w:val="auto"/>
          <w:lang w:val="en-GB"/>
        </w:rPr>
        <w:t>. In a context where the political stakes were decisive for the control of trade routes, combining the study of the two metals seems essential and will provide a general overview of their circulation</w:t>
      </w:r>
      <w:r w:rsidR="00B92B28">
        <w:rPr>
          <w:rFonts w:asciiTheme="minorHAnsi" w:hAnsiTheme="minorHAnsi" w:cstheme="minorHAnsi"/>
          <w:bCs/>
          <w:i w:val="0"/>
          <w:iCs/>
          <w:color w:val="auto"/>
          <w:lang w:val="en-GB"/>
        </w:rPr>
        <w:t xml:space="preserve"> </w:t>
      </w:r>
      <w:r w:rsidR="00B92B28" w:rsidRPr="00B92B28">
        <w:rPr>
          <w:rFonts w:asciiTheme="minorHAnsi" w:hAnsiTheme="minorHAnsi" w:cstheme="minorHAnsi"/>
          <w:bCs/>
          <w:i w:val="0"/>
          <w:iCs/>
          <w:color w:val="auto"/>
          <w:lang w:val="en-GB"/>
        </w:rPr>
        <w:t xml:space="preserve">and </w:t>
      </w:r>
      <w:r w:rsidR="005470D2">
        <w:rPr>
          <w:rFonts w:asciiTheme="minorHAnsi" w:hAnsiTheme="minorHAnsi" w:cstheme="minorHAnsi"/>
          <w:bCs/>
          <w:i w:val="0"/>
          <w:iCs/>
          <w:color w:val="auto"/>
          <w:lang w:val="en-GB"/>
        </w:rPr>
        <w:t xml:space="preserve">help </w:t>
      </w:r>
      <w:r w:rsidR="00B92B28" w:rsidRPr="00B92B28">
        <w:rPr>
          <w:rFonts w:asciiTheme="minorHAnsi" w:hAnsiTheme="minorHAnsi" w:cstheme="minorHAnsi"/>
          <w:bCs/>
          <w:i w:val="0"/>
          <w:iCs/>
          <w:color w:val="auto"/>
          <w:lang w:val="en-GB"/>
        </w:rPr>
        <w:t>to better understand the dynamics of coinage.</w:t>
      </w:r>
    </w:p>
    <w:p w14:paraId="07CD4DC8" w14:textId="20A88B07" w:rsidR="00EE3E7F" w:rsidRPr="00D01585" w:rsidRDefault="000E02D4" w:rsidP="00D47CEF">
      <w:pPr>
        <w:pStyle w:val="Instructions"/>
        <w:spacing w:line="276" w:lineRule="auto"/>
        <w:ind w:left="0"/>
        <w:rPr>
          <w:rFonts w:asciiTheme="minorHAnsi" w:hAnsiTheme="minorHAnsi" w:cstheme="minorHAnsi"/>
          <w:bCs/>
          <w:i w:val="0"/>
          <w:iCs/>
          <w:color w:val="auto"/>
          <w:lang w:val="en-GB"/>
        </w:rPr>
      </w:pPr>
      <w:r>
        <w:rPr>
          <w:rFonts w:asciiTheme="minorHAnsi" w:hAnsiTheme="minorHAnsi" w:cstheme="minorHAnsi"/>
          <w:bCs/>
          <w:i w:val="0"/>
          <w:iCs/>
          <w:color w:val="auto"/>
          <w:lang w:val="en-GB"/>
        </w:rPr>
        <w:t>Then, b</w:t>
      </w:r>
      <w:r w:rsidR="00EE3E7F" w:rsidRPr="00D01585">
        <w:rPr>
          <w:rFonts w:asciiTheme="minorHAnsi" w:hAnsiTheme="minorHAnsi" w:cstheme="minorHAnsi"/>
          <w:bCs/>
          <w:i w:val="0"/>
          <w:iCs/>
          <w:color w:val="auto"/>
          <w:lang w:val="en-GB"/>
        </w:rPr>
        <w:t xml:space="preserve">y carrying out LA-ICP-MS analyses on a vast corpus, </w:t>
      </w:r>
      <w:r w:rsidR="00A6652F">
        <w:rPr>
          <w:rFonts w:asciiTheme="minorHAnsi" w:hAnsiTheme="minorHAnsi" w:cstheme="minorHAnsi"/>
          <w:bCs/>
          <w:i w:val="0"/>
          <w:iCs/>
          <w:color w:val="auto"/>
          <w:lang w:val="en-GB"/>
        </w:rPr>
        <w:t xml:space="preserve">including gold and silver coins, </w:t>
      </w:r>
      <w:r w:rsidR="00EE3E7F" w:rsidRPr="00D01585">
        <w:rPr>
          <w:rFonts w:asciiTheme="minorHAnsi" w:hAnsiTheme="minorHAnsi" w:cstheme="minorHAnsi"/>
          <w:bCs/>
          <w:i w:val="0"/>
          <w:iCs/>
          <w:color w:val="auto"/>
          <w:lang w:val="en-GB"/>
        </w:rPr>
        <w:t xml:space="preserve">the project will establish the first </w:t>
      </w:r>
      <w:r w:rsidR="00B92B28">
        <w:rPr>
          <w:rFonts w:asciiTheme="minorHAnsi" w:hAnsiTheme="minorHAnsi" w:cstheme="minorHAnsi"/>
          <w:bCs/>
          <w:i w:val="0"/>
          <w:iCs/>
          <w:color w:val="auto"/>
          <w:lang w:val="en-GB"/>
        </w:rPr>
        <w:t xml:space="preserve">extended </w:t>
      </w:r>
      <w:r w:rsidR="00EE3E7F" w:rsidRPr="00D01585">
        <w:rPr>
          <w:rFonts w:asciiTheme="minorHAnsi" w:hAnsiTheme="minorHAnsi" w:cstheme="minorHAnsi"/>
          <w:bCs/>
          <w:i w:val="0"/>
          <w:iCs/>
          <w:color w:val="auto"/>
          <w:lang w:val="en-GB"/>
        </w:rPr>
        <w:t xml:space="preserve">compositional reference system for dinars and dirhams minted in the West. This will allow to examine differences in gold and silver content and trace element characteristics </w:t>
      </w:r>
      <w:r w:rsidR="00EE3E7F" w:rsidRPr="00D01585">
        <w:rPr>
          <w:rFonts w:asciiTheme="minorHAnsi" w:hAnsiTheme="minorHAnsi" w:cstheme="minorHAnsi"/>
          <w:bCs/>
          <w:i w:val="0"/>
          <w:iCs/>
          <w:color w:val="auto"/>
          <w:lang w:val="en-GB"/>
        </w:rPr>
        <w:lastRenderedPageBreak/>
        <w:t xml:space="preserve">between mints and periods, in correlation with political and economic developments. </w:t>
      </w:r>
      <w:r w:rsidR="007C37F3">
        <w:rPr>
          <w:rFonts w:asciiTheme="minorHAnsi" w:hAnsiTheme="minorHAnsi" w:cstheme="minorHAnsi"/>
          <w:bCs/>
          <w:i w:val="0"/>
          <w:iCs/>
          <w:color w:val="auto"/>
          <w:lang w:val="en-GB"/>
        </w:rPr>
        <w:t>T</w:t>
      </w:r>
      <w:r w:rsidR="00EE3E7F" w:rsidRPr="00D01585">
        <w:rPr>
          <w:rFonts w:asciiTheme="minorHAnsi" w:hAnsiTheme="minorHAnsi" w:cstheme="minorHAnsi"/>
          <w:bCs/>
          <w:i w:val="0"/>
          <w:iCs/>
          <w:color w:val="auto"/>
          <w:lang w:val="en-GB"/>
        </w:rPr>
        <w:t xml:space="preserve">he results obtained on dirhams and </w:t>
      </w:r>
      <w:r w:rsidR="00EE3E7F" w:rsidRPr="00D01585">
        <w:rPr>
          <w:rFonts w:asciiTheme="minorHAnsi" w:hAnsiTheme="minorHAnsi" w:cstheme="minorHAnsi"/>
          <w:bCs/>
          <w:color w:val="auto"/>
          <w:lang w:val="en-GB"/>
        </w:rPr>
        <w:t>qīrāt-s</w:t>
      </w:r>
      <w:r w:rsidR="00EE3E7F" w:rsidRPr="00D01585">
        <w:rPr>
          <w:rFonts w:asciiTheme="minorHAnsi" w:hAnsiTheme="minorHAnsi" w:cstheme="minorHAnsi"/>
          <w:bCs/>
          <w:i w:val="0"/>
          <w:iCs/>
          <w:color w:val="auto"/>
          <w:lang w:val="en-GB"/>
        </w:rPr>
        <w:t xml:space="preserve"> will offer a renewed vision of the </w:t>
      </w:r>
      <w:r w:rsidR="004E77DE">
        <w:rPr>
          <w:rFonts w:asciiTheme="minorHAnsi" w:hAnsiTheme="minorHAnsi" w:cstheme="minorHAnsi"/>
          <w:bCs/>
          <w:i w:val="0"/>
          <w:iCs/>
          <w:color w:val="auto"/>
          <w:lang w:val="en-GB"/>
        </w:rPr>
        <w:t>“</w:t>
      </w:r>
      <w:r w:rsidR="00EE3E7F" w:rsidRPr="00D01585">
        <w:rPr>
          <w:rFonts w:asciiTheme="minorHAnsi" w:hAnsiTheme="minorHAnsi" w:cstheme="minorHAnsi"/>
          <w:bCs/>
          <w:i w:val="0"/>
          <w:iCs/>
          <w:color w:val="auto"/>
          <w:lang w:val="en-GB"/>
        </w:rPr>
        <w:t>silver crisis</w:t>
      </w:r>
      <w:r w:rsidR="004E77DE">
        <w:rPr>
          <w:rFonts w:asciiTheme="minorHAnsi" w:hAnsiTheme="minorHAnsi" w:cstheme="minorHAnsi"/>
          <w:bCs/>
          <w:i w:val="0"/>
          <w:iCs/>
          <w:color w:val="auto"/>
          <w:lang w:val="en-GB"/>
        </w:rPr>
        <w:t>”</w:t>
      </w:r>
      <w:r w:rsidR="00EE3E7F" w:rsidRPr="00D01585">
        <w:rPr>
          <w:rFonts w:asciiTheme="minorHAnsi" w:hAnsiTheme="minorHAnsi" w:cstheme="minorHAnsi"/>
          <w:bCs/>
          <w:i w:val="0"/>
          <w:iCs/>
          <w:color w:val="auto"/>
          <w:lang w:val="en-GB"/>
        </w:rPr>
        <w:t xml:space="preserve"> </w:t>
      </w:r>
      <w:r w:rsidR="004E77DE">
        <w:rPr>
          <w:rFonts w:asciiTheme="minorHAnsi" w:hAnsiTheme="minorHAnsi" w:cstheme="minorHAnsi"/>
          <w:bCs/>
          <w:i w:val="0"/>
          <w:iCs/>
          <w:color w:val="auto"/>
          <w:lang w:val="en-GB"/>
        </w:rPr>
        <w:t xml:space="preserve">(or “silver famine”) </w:t>
      </w:r>
      <w:r w:rsidR="00EE3E7F" w:rsidRPr="00D01585">
        <w:rPr>
          <w:rFonts w:asciiTheme="minorHAnsi" w:hAnsiTheme="minorHAnsi" w:cstheme="minorHAnsi"/>
          <w:bCs/>
          <w:i w:val="0"/>
          <w:iCs/>
          <w:color w:val="auto"/>
          <w:lang w:val="en-GB"/>
        </w:rPr>
        <w:t xml:space="preserve">in the </w:t>
      </w:r>
      <w:r w:rsidR="00EE3E7F" w:rsidRPr="00D01585">
        <w:rPr>
          <w:rFonts w:asciiTheme="minorHAnsi" w:hAnsiTheme="minorHAnsi" w:cstheme="minorHAnsi"/>
          <w:bCs/>
          <w:color w:val="auto"/>
          <w:lang w:val="en-GB"/>
        </w:rPr>
        <w:t>Dār al-Islām</w:t>
      </w:r>
      <w:r w:rsidR="00EE3E7F" w:rsidRPr="00D01585">
        <w:rPr>
          <w:rFonts w:asciiTheme="minorHAnsi" w:hAnsiTheme="minorHAnsi" w:cstheme="minorHAnsi"/>
          <w:bCs/>
          <w:i w:val="0"/>
          <w:iCs/>
          <w:color w:val="auto"/>
          <w:lang w:val="en-GB"/>
        </w:rPr>
        <w:t xml:space="preserve"> around the 11</w:t>
      </w:r>
      <w:r w:rsidR="00EE3E7F" w:rsidRPr="00D01585">
        <w:rPr>
          <w:rFonts w:asciiTheme="minorHAnsi" w:hAnsiTheme="minorHAnsi" w:cstheme="minorHAnsi"/>
          <w:bCs/>
          <w:i w:val="0"/>
          <w:iCs/>
          <w:color w:val="auto"/>
          <w:vertAlign w:val="superscript"/>
          <w:lang w:val="en-GB"/>
        </w:rPr>
        <w:t>th</w:t>
      </w:r>
      <w:r w:rsidR="00EE3E7F" w:rsidRPr="00D01585">
        <w:rPr>
          <w:rFonts w:asciiTheme="minorHAnsi" w:hAnsiTheme="minorHAnsi" w:cstheme="minorHAnsi"/>
          <w:bCs/>
          <w:i w:val="0"/>
          <w:iCs/>
          <w:color w:val="auto"/>
          <w:lang w:val="en-GB"/>
        </w:rPr>
        <w:t xml:space="preserve"> century</w:t>
      </w:r>
      <w:r w:rsidR="004E77DE">
        <w:rPr>
          <w:rFonts w:asciiTheme="minorHAnsi" w:hAnsiTheme="minorHAnsi" w:cstheme="minorHAnsi"/>
          <w:bCs/>
          <w:i w:val="0"/>
          <w:iCs/>
          <w:color w:val="auto"/>
          <w:lang w:val="en-GB"/>
        </w:rPr>
        <w:t xml:space="preserve"> </w:t>
      </w:r>
      <w:r w:rsidR="004E77DE" w:rsidRPr="0012557C">
        <w:rPr>
          <w:rFonts w:asciiTheme="minorHAnsi" w:hAnsiTheme="minorHAnsi" w:cstheme="minorHAnsi"/>
          <w:b/>
          <w:i w:val="0"/>
          <w:iCs/>
          <w:color w:val="auto"/>
          <w:lang w:val="en-GB"/>
        </w:rPr>
        <w:t>[</w:t>
      </w:r>
      <w:r w:rsidR="0008708D">
        <w:rPr>
          <w:rFonts w:asciiTheme="minorHAnsi" w:hAnsiTheme="minorHAnsi" w:cstheme="minorHAnsi"/>
          <w:b/>
          <w:i w:val="0"/>
          <w:iCs/>
          <w:color w:val="auto"/>
          <w:lang w:val="en-GB"/>
        </w:rPr>
        <w:t>20</w:t>
      </w:r>
      <w:r w:rsidR="004E77DE" w:rsidRPr="0012557C">
        <w:rPr>
          <w:rFonts w:asciiTheme="minorHAnsi" w:hAnsiTheme="minorHAnsi" w:cstheme="minorHAnsi"/>
          <w:b/>
          <w:i w:val="0"/>
          <w:iCs/>
          <w:color w:val="auto"/>
          <w:lang w:val="en-GB"/>
        </w:rPr>
        <w:t xml:space="preserve"> and </w:t>
      </w:r>
      <w:r w:rsidR="0008708D">
        <w:rPr>
          <w:rFonts w:asciiTheme="minorHAnsi" w:hAnsiTheme="minorHAnsi" w:cstheme="minorHAnsi"/>
          <w:b/>
          <w:i w:val="0"/>
          <w:iCs/>
          <w:color w:val="auto"/>
          <w:lang w:val="en-GB"/>
        </w:rPr>
        <w:t>21</w:t>
      </w:r>
      <w:r w:rsidR="004E77DE" w:rsidRPr="0012557C">
        <w:rPr>
          <w:rFonts w:asciiTheme="minorHAnsi" w:hAnsiTheme="minorHAnsi" w:cstheme="minorHAnsi"/>
          <w:b/>
          <w:i w:val="0"/>
          <w:iCs/>
          <w:color w:val="auto"/>
          <w:lang w:val="en-GB"/>
        </w:rPr>
        <w:t>]</w:t>
      </w:r>
      <w:r w:rsidR="00EE3E7F" w:rsidRPr="00D01585">
        <w:rPr>
          <w:rFonts w:asciiTheme="minorHAnsi" w:hAnsiTheme="minorHAnsi" w:cstheme="minorHAnsi"/>
          <w:bCs/>
          <w:i w:val="0"/>
          <w:iCs/>
          <w:color w:val="auto"/>
          <w:lang w:val="en-GB"/>
        </w:rPr>
        <w:t xml:space="preserve">. </w:t>
      </w:r>
      <w:r w:rsidR="005D5A48">
        <w:rPr>
          <w:rFonts w:asciiTheme="minorHAnsi" w:hAnsiTheme="minorHAnsi" w:cstheme="minorHAnsi"/>
          <w:bCs/>
          <w:i w:val="0"/>
          <w:iCs/>
          <w:color w:val="auto"/>
          <w:lang w:val="en-GB"/>
        </w:rPr>
        <w:t xml:space="preserve">On the other hand, </w:t>
      </w:r>
      <w:r w:rsidR="00EE3E7F" w:rsidRPr="00D01585">
        <w:rPr>
          <w:rFonts w:asciiTheme="minorHAnsi" w:hAnsiTheme="minorHAnsi" w:cstheme="minorHAnsi"/>
          <w:bCs/>
          <w:i w:val="0"/>
          <w:iCs/>
          <w:color w:val="auto"/>
          <w:lang w:val="en-GB"/>
        </w:rPr>
        <w:t xml:space="preserve">compositional analyses </w:t>
      </w:r>
      <w:r w:rsidR="005D5A48">
        <w:rPr>
          <w:rFonts w:asciiTheme="minorHAnsi" w:hAnsiTheme="minorHAnsi" w:cstheme="minorHAnsi"/>
          <w:bCs/>
          <w:i w:val="0"/>
          <w:iCs/>
          <w:color w:val="auto"/>
          <w:lang w:val="en-GB"/>
        </w:rPr>
        <w:t>will</w:t>
      </w:r>
      <w:r w:rsidR="00EE3E7F" w:rsidRPr="00D01585">
        <w:rPr>
          <w:rFonts w:asciiTheme="minorHAnsi" w:hAnsiTheme="minorHAnsi" w:cstheme="minorHAnsi"/>
          <w:bCs/>
          <w:i w:val="0"/>
          <w:iCs/>
          <w:color w:val="auto"/>
          <w:lang w:val="en-GB"/>
        </w:rPr>
        <w:t xml:space="preserve"> made possible to formulate hypotheses about the supply of mints that struck dinars in the medieval Islamic West</w:t>
      </w:r>
      <w:r w:rsidR="005D5A48">
        <w:rPr>
          <w:rFonts w:asciiTheme="minorHAnsi" w:hAnsiTheme="minorHAnsi" w:cstheme="minorHAnsi"/>
          <w:bCs/>
          <w:i w:val="0"/>
          <w:iCs/>
          <w:color w:val="auto"/>
          <w:lang w:val="en-GB"/>
        </w:rPr>
        <w:t>.</w:t>
      </w:r>
      <w:r w:rsidR="00FD7B33">
        <w:rPr>
          <w:rFonts w:asciiTheme="minorHAnsi" w:hAnsiTheme="minorHAnsi" w:cstheme="minorHAnsi"/>
          <w:bCs/>
          <w:i w:val="0"/>
          <w:iCs/>
          <w:color w:val="auto"/>
          <w:lang w:val="en-GB"/>
        </w:rPr>
        <w:t xml:space="preserve"> </w:t>
      </w:r>
      <w:r w:rsidR="00FD7B33" w:rsidRPr="00FD7B33">
        <w:rPr>
          <w:rFonts w:asciiTheme="minorHAnsi" w:hAnsiTheme="minorHAnsi" w:cstheme="minorHAnsi"/>
          <w:bCs/>
          <w:i w:val="0"/>
          <w:iCs/>
          <w:color w:val="auto"/>
          <w:lang w:val="en-GB"/>
        </w:rPr>
        <w:t xml:space="preserve">Particular attention will also be paid to the early gold coins of the Christian powers in the Iberian Peninsula, </w:t>
      </w:r>
      <w:r w:rsidR="00A02537">
        <w:rPr>
          <w:rFonts w:asciiTheme="minorHAnsi" w:hAnsiTheme="minorHAnsi" w:cstheme="minorHAnsi"/>
          <w:bCs/>
          <w:i w:val="0"/>
          <w:iCs/>
          <w:color w:val="auto"/>
          <w:lang w:val="en-GB"/>
        </w:rPr>
        <w:t xml:space="preserve">modelled on Islamic coins and with Arabic legends, </w:t>
      </w:r>
      <w:r w:rsidR="00FD7B33" w:rsidRPr="00FD7B33">
        <w:rPr>
          <w:rFonts w:asciiTheme="minorHAnsi" w:hAnsiTheme="minorHAnsi" w:cstheme="minorHAnsi"/>
          <w:bCs/>
          <w:i w:val="0"/>
          <w:iCs/>
          <w:color w:val="auto"/>
          <w:lang w:val="en-GB"/>
        </w:rPr>
        <w:t>such as those of the</w:t>
      </w:r>
      <w:r w:rsidR="00A02537">
        <w:rPr>
          <w:rFonts w:asciiTheme="minorHAnsi" w:hAnsiTheme="minorHAnsi" w:cstheme="minorHAnsi"/>
          <w:bCs/>
          <w:i w:val="0"/>
          <w:iCs/>
          <w:color w:val="auto"/>
          <w:lang w:val="en-GB"/>
        </w:rPr>
        <w:t xml:space="preserve"> 11</w:t>
      </w:r>
      <w:r w:rsidR="00A02537" w:rsidRPr="00A02537">
        <w:rPr>
          <w:rFonts w:asciiTheme="minorHAnsi" w:hAnsiTheme="minorHAnsi" w:cstheme="minorHAnsi"/>
          <w:bCs/>
          <w:i w:val="0"/>
          <w:iCs/>
          <w:color w:val="auto"/>
          <w:vertAlign w:val="superscript"/>
          <w:lang w:val="en-GB"/>
        </w:rPr>
        <w:t>th</w:t>
      </w:r>
      <w:r w:rsidR="00A02537">
        <w:rPr>
          <w:rFonts w:asciiTheme="minorHAnsi" w:hAnsiTheme="minorHAnsi" w:cstheme="minorHAnsi"/>
          <w:bCs/>
          <w:i w:val="0"/>
          <w:iCs/>
          <w:color w:val="auto"/>
          <w:lang w:val="en-GB"/>
        </w:rPr>
        <w:t xml:space="preserve"> century</w:t>
      </w:r>
      <w:r w:rsidR="00FD7B33" w:rsidRPr="00FD7B33">
        <w:rPr>
          <w:rFonts w:asciiTheme="minorHAnsi" w:hAnsiTheme="minorHAnsi" w:cstheme="minorHAnsi"/>
          <w:bCs/>
          <w:i w:val="0"/>
          <w:iCs/>
          <w:color w:val="auto"/>
          <w:lang w:val="en-GB"/>
        </w:rPr>
        <w:t xml:space="preserve"> Catalan counts, known as </w:t>
      </w:r>
      <w:r w:rsidR="00FD7B33" w:rsidRPr="00FD7B33">
        <w:rPr>
          <w:rFonts w:asciiTheme="minorHAnsi" w:hAnsiTheme="minorHAnsi" w:cstheme="minorHAnsi"/>
          <w:bCs/>
          <w:color w:val="auto"/>
          <w:lang w:val="en-GB"/>
        </w:rPr>
        <w:t>mancusii</w:t>
      </w:r>
      <w:r w:rsidR="00FD7B33" w:rsidRPr="00FD7B33">
        <w:rPr>
          <w:rFonts w:asciiTheme="minorHAnsi" w:hAnsiTheme="minorHAnsi" w:cstheme="minorHAnsi"/>
          <w:bCs/>
          <w:i w:val="0"/>
          <w:iCs/>
          <w:color w:val="auto"/>
          <w:lang w:val="en-GB"/>
        </w:rPr>
        <w:t xml:space="preserve"> </w:t>
      </w:r>
      <w:r w:rsidR="00FD7B33" w:rsidRPr="00FD7B33">
        <w:rPr>
          <w:rFonts w:asciiTheme="minorHAnsi" w:hAnsiTheme="minorHAnsi" w:cstheme="minorHAnsi"/>
          <w:b/>
          <w:i w:val="0"/>
          <w:iCs/>
          <w:color w:val="auto"/>
          <w:lang w:val="en-GB"/>
        </w:rPr>
        <w:t>[</w:t>
      </w:r>
      <w:r w:rsidR="0008708D">
        <w:rPr>
          <w:rFonts w:asciiTheme="minorHAnsi" w:hAnsiTheme="minorHAnsi" w:cstheme="minorHAnsi"/>
          <w:b/>
          <w:i w:val="0"/>
          <w:iCs/>
          <w:color w:val="auto"/>
          <w:lang w:val="en-GB"/>
        </w:rPr>
        <w:t>22</w:t>
      </w:r>
      <w:r w:rsidR="00FD7B33" w:rsidRPr="00FD7B33">
        <w:rPr>
          <w:rFonts w:asciiTheme="minorHAnsi" w:hAnsiTheme="minorHAnsi" w:cstheme="minorHAnsi"/>
          <w:b/>
          <w:i w:val="0"/>
          <w:iCs/>
          <w:color w:val="auto"/>
          <w:lang w:val="en-GB"/>
        </w:rPr>
        <w:t>]</w:t>
      </w:r>
      <w:r w:rsidR="00FD7B33" w:rsidRPr="00FD7B33">
        <w:rPr>
          <w:rFonts w:asciiTheme="minorHAnsi" w:hAnsiTheme="minorHAnsi" w:cstheme="minorHAnsi"/>
          <w:bCs/>
          <w:i w:val="0"/>
          <w:iCs/>
          <w:color w:val="auto"/>
          <w:lang w:val="en-GB"/>
        </w:rPr>
        <w:t xml:space="preserve">, or the </w:t>
      </w:r>
      <w:r w:rsidR="00A02537">
        <w:rPr>
          <w:rFonts w:asciiTheme="minorHAnsi" w:hAnsiTheme="minorHAnsi" w:cstheme="minorHAnsi"/>
          <w:bCs/>
          <w:i w:val="0"/>
          <w:iCs/>
          <w:color w:val="auto"/>
          <w:lang w:val="en-GB"/>
        </w:rPr>
        <w:t>12</w:t>
      </w:r>
      <w:r w:rsidR="00A02537" w:rsidRPr="00A02537">
        <w:rPr>
          <w:rFonts w:asciiTheme="minorHAnsi" w:hAnsiTheme="minorHAnsi" w:cstheme="minorHAnsi"/>
          <w:bCs/>
          <w:i w:val="0"/>
          <w:iCs/>
          <w:color w:val="auto"/>
          <w:vertAlign w:val="superscript"/>
          <w:lang w:val="en-GB"/>
        </w:rPr>
        <w:t>th</w:t>
      </w:r>
      <w:r w:rsidR="00A02537">
        <w:rPr>
          <w:rFonts w:asciiTheme="minorHAnsi" w:hAnsiTheme="minorHAnsi" w:cstheme="minorHAnsi"/>
          <w:bCs/>
          <w:i w:val="0"/>
          <w:iCs/>
          <w:color w:val="auto"/>
          <w:lang w:val="en-GB"/>
        </w:rPr>
        <w:t xml:space="preserve"> century </w:t>
      </w:r>
      <w:r w:rsidR="00FD7B33" w:rsidRPr="00FD7B33">
        <w:rPr>
          <w:rFonts w:asciiTheme="minorHAnsi" w:hAnsiTheme="minorHAnsi" w:cstheme="minorHAnsi"/>
          <w:bCs/>
          <w:i w:val="0"/>
          <w:iCs/>
          <w:color w:val="auto"/>
          <w:lang w:val="en-GB"/>
        </w:rPr>
        <w:t>dinars</w:t>
      </w:r>
      <w:r w:rsidR="00A02537">
        <w:rPr>
          <w:rFonts w:asciiTheme="minorHAnsi" w:hAnsiTheme="minorHAnsi" w:cstheme="minorHAnsi"/>
          <w:bCs/>
          <w:i w:val="0"/>
          <w:iCs/>
          <w:color w:val="auto"/>
          <w:lang w:val="en-GB"/>
        </w:rPr>
        <w:t xml:space="preserve"> struck in the name of the kings of Castille</w:t>
      </w:r>
      <w:r w:rsidR="00FD7B33" w:rsidRPr="00FD7B33">
        <w:rPr>
          <w:rFonts w:asciiTheme="minorHAnsi" w:hAnsiTheme="minorHAnsi" w:cstheme="minorHAnsi"/>
          <w:bCs/>
          <w:i w:val="0"/>
          <w:iCs/>
          <w:color w:val="auto"/>
          <w:lang w:val="en-GB"/>
        </w:rPr>
        <w:t xml:space="preserve">, known </w:t>
      </w:r>
      <w:r w:rsidR="00A02537">
        <w:rPr>
          <w:rFonts w:asciiTheme="minorHAnsi" w:hAnsiTheme="minorHAnsi" w:cstheme="minorHAnsi"/>
          <w:bCs/>
          <w:i w:val="0"/>
          <w:iCs/>
          <w:color w:val="auto"/>
          <w:lang w:val="en-GB"/>
        </w:rPr>
        <w:t xml:space="preserve">in al-Andalus numismatics </w:t>
      </w:r>
      <w:r w:rsidR="00FD7B33" w:rsidRPr="00FD7B33">
        <w:rPr>
          <w:rFonts w:asciiTheme="minorHAnsi" w:hAnsiTheme="minorHAnsi" w:cstheme="minorHAnsi"/>
          <w:bCs/>
          <w:i w:val="0"/>
          <w:iCs/>
          <w:color w:val="auto"/>
          <w:lang w:val="en-GB"/>
        </w:rPr>
        <w:t xml:space="preserve">as </w:t>
      </w:r>
      <w:r w:rsidR="00A02537">
        <w:rPr>
          <w:rFonts w:asciiTheme="minorHAnsi" w:hAnsiTheme="minorHAnsi" w:cstheme="minorHAnsi"/>
          <w:bCs/>
          <w:color w:val="auto"/>
          <w:lang w:val="en-GB"/>
        </w:rPr>
        <w:t>maravedís</w:t>
      </w:r>
      <w:r w:rsidR="00FD7B33" w:rsidRPr="00FD7B33">
        <w:rPr>
          <w:rFonts w:asciiTheme="minorHAnsi" w:hAnsiTheme="minorHAnsi" w:cstheme="minorHAnsi"/>
          <w:bCs/>
          <w:i w:val="0"/>
          <w:iCs/>
          <w:color w:val="auto"/>
          <w:lang w:val="en-GB"/>
        </w:rPr>
        <w:t xml:space="preserve"> </w:t>
      </w:r>
      <w:r w:rsidR="00FD7B33" w:rsidRPr="00FD7B33">
        <w:rPr>
          <w:rFonts w:asciiTheme="minorHAnsi" w:hAnsiTheme="minorHAnsi" w:cstheme="minorHAnsi"/>
          <w:b/>
          <w:i w:val="0"/>
          <w:iCs/>
          <w:color w:val="auto"/>
          <w:lang w:val="en-GB"/>
        </w:rPr>
        <w:t>[</w:t>
      </w:r>
      <w:r w:rsidR="0008708D">
        <w:rPr>
          <w:rFonts w:asciiTheme="minorHAnsi" w:hAnsiTheme="minorHAnsi" w:cstheme="minorHAnsi"/>
          <w:b/>
          <w:i w:val="0"/>
          <w:iCs/>
          <w:color w:val="auto"/>
          <w:lang w:val="en-GB"/>
        </w:rPr>
        <w:t>23</w:t>
      </w:r>
      <w:r w:rsidR="00FD7B33" w:rsidRPr="00FD7B33">
        <w:rPr>
          <w:rFonts w:asciiTheme="minorHAnsi" w:hAnsiTheme="minorHAnsi" w:cstheme="minorHAnsi"/>
          <w:b/>
          <w:i w:val="0"/>
          <w:iCs/>
          <w:color w:val="auto"/>
          <w:lang w:val="en-GB"/>
        </w:rPr>
        <w:t>]</w:t>
      </w:r>
      <w:r w:rsidR="00FD7B33" w:rsidRPr="00FD7B33">
        <w:rPr>
          <w:rFonts w:asciiTheme="minorHAnsi" w:hAnsiTheme="minorHAnsi" w:cstheme="minorHAnsi"/>
          <w:bCs/>
          <w:i w:val="0"/>
          <w:iCs/>
          <w:color w:val="auto"/>
          <w:lang w:val="en-GB"/>
        </w:rPr>
        <w:t xml:space="preserve">. </w:t>
      </w:r>
      <w:r w:rsidR="005D5A48">
        <w:rPr>
          <w:rFonts w:asciiTheme="minorHAnsi" w:hAnsiTheme="minorHAnsi" w:cstheme="minorHAnsi"/>
          <w:bCs/>
          <w:i w:val="0"/>
          <w:iCs/>
          <w:color w:val="auto"/>
          <w:lang w:val="en-GB"/>
        </w:rPr>
        <w:t xml:space="preserve"> </w:t>
      </w:r>
    </w:p>
    <w:p w14:paraId="718C15F0" w14:textId="08C0E871" w:rsidR="00FD68B5" w:rsidRDefault="0012557C" w:rsidP="00D47CEF">
      <w:pPr>
        <w:autoSpaceDE w:val="0"/>
        <w:autoSpaceDN w:val="0"/>
        <w:adjustRightInd w:val="0"/>
        <w:spacing w:after="0" w:line="276" w:lineRule="auto"/>
        <w:rPr>
          <w:rFonts w:asciiTheme="minorHAnsi" w:hAnsiTheme="minorHAnsi" w:cstheme="minorHAnsi"/>
          <w:bCs/>
          <w:iCs/>
          <w:lang w:val="en-GB"/>
        </w:rPr>
      </w:pPr>
      <w:r w:rsidRPr="0012557C">
        <w:rPr>
          <w:rFonts w:asciiTheme="minorHAnsi" w:hAnsiTheme="minorHAnsi" w:cstheme="minorHAnsi"/>
          <w:bCs/>
          <w:iCs/>
          <w:lang w:val="en-GB"/>
        </w:rPr>
        <w:t xml:space="preserve">The project will be able to draw on a number of preliminary results. First of all, the collection of the main partner institute, the </w:t>
      </w:r>
      <w:commentRangeStart w:id="1"/>
      <w:commentRangeStart w:id="2"/>
      <w:r w:rsidRPr="0012557C">
        <w:rPr>
          <w:rFonts w:asciiTheme="minorHAnsi" w:hAnsiTheme="minorHAnsi" w:cstheme="minorHAnsi"/>
          <w:bCs/>
          <w:iCs/>
          <w:lang w:val="en-GB"/>
        </w:rPr>
        <w:t>BnF</w:t>
      </w:r>
      <w:commentRangeEnd w:id="1"/>
      <w:r w:rsidR="00840202">
        <w:rPr>
          <w:rStyle w:val="CommentReference"/>
        </w:rPr>
        <w:commentReference w:id="1"/>
      </w:r>
      <w:commentRangeEnd w:id="2"/>
      <w:r w:rsidR="00840202">
        <w:rPr>
          <w:rStyle w:val="CommentReference"/>
        </w:rPr>
        <w:commentReference w:id="2"/>
      </w:r>
      <w:r w:rsidRPr="0012557C">
        <w:rPr>
          <w:rFonts w:asciiTheme="minorHAnsi" w:hAnsiTheme="minorHAnsi" w:cstheme="minorHAnsi"/>
          <w:bCs/>
          <w:iCs/>
          <w:lang w:val="en-GB"/>
        </w:rPr>
        <w:t xml:space="preserve">, has been consulted, and an initial target figure for analysis can be put forward for the Umayyad </w:t>
      </w:r>
      <w:r w:rsidR="00EA07BE">
        <w:rPr>
          <w:rFonts w:asciiTheme="minorHAnsi" w:hAnsiTheme="minorHAnsi" w:cstheme="minorHAnsi"/>
          <w:bCs/>
          <w:iCs/>
          <w:lang w:val="en-GB"/>
        </w:rPr>
        <w:t>period</w:t>
      </w:r>
      <w:r w:rsidRPr="0012557C">
        <w:rPr>
          <w:rFonts w:asciiTheme="minorHAnsi" w:hAnsiTheme="minorHAnsi" w:cstheme="minorHAnsi"/>
          <w:bCs/>
          <w:iCs/>
          <w:lang w:val="en-GB"/>
        </w:rPr>
        <w:t xml:space="preserve">, </w:t>
      </w:r>
      <w:r w:rsidR="005D5A48" w:rsidRPr="005D5A48">
        <w:rPr>
          <w:rFonts w:asciiTheme="minorHAnsi" w:hAnsiTheme="minorHAnsi" w:cstheme="minorHAnsi"/>
          <w:bCs/>
          <w:iCs/>
          <w:lang w:val="en-GB"/>
        </w:rPr>
        <w:t>enabling the analysis phase to begin in the early months of the project.</w:t>
      </w:r>
      <w:r w:rsidRPr="0012557C">
        <w:rPr>
          <w:rFonts w:asciiTheme="minorHAnsi" w:hAnsiTheme="minorHAnsi" w:cstheme="minorHAnsi"/>
          <w:bCs/>
          <w:iCs/>
          <w:lang w:val="en-GB"/>
        </w:rPr>
        <w:t xml:space="preserve"> </w:t>
      </w:r>
    </w:p>
    <w:p w14:paraId="6EE5211D" w14:textId="04F304D6" w:rsidR="00FD68B5" w:rsidRDefault="00FD68B5" w:rsidP="00D47CEF">
      <w:pPr>
        <w:autoSpaceDE w:val="0"/>
        <w:autoSpaceDN w:val="0"/>
        <w:adjustRightInd w:val="0"/>
        <w:spacing w:before="0" w:after="0" w:line="276" w:lineRule="auto"/>
        <w:rPr>
          <w:rFonts w:asciiTheme="minorHAnsi" w:hAnsiTheme="minorHAnsi" w:cstheme="minorHAnsi"/>
          <w:bCs/>
          <w:iCs/>
          <w:lang w:val="en-GB"/>
        </w:rPr>
      </w:pPr>
      <w:r>
        <w:rPr>
          <w:rFonts w:asciiTheme="minorHAnsi" w:hAnsiTheme="minorHAnsi" w:cstheme="minorHAnsi"/>
          <w:bCs/>
          <w:iCs/>
          <w:lang w:val="en-GB"/>
        </w:rPr>
        <w:t>For gold coins</w:t>
      </w:r>
      <w:r w:rsidRPr="00FD68B5">
        <w:rPr>
          <w:rFonts w:asciiTheme="minorHAnsi" w:hAnsiTheme="minorHAnsi" w:cstheme="minorHAnsi"/>
          <w:bCs/>
          <w:iCs/>
          <w:lang w:val="en-GB"/>
        </w:rPr>
        <w:t xml:space="preserve">, in addition to some of the pioneering work described above, the project will be able to draw on analyses carried out at IRAMAT on dinars from the Cluny treasure </w:t>
      </w:r>
      <w:r w:rsidRPr="00FD68B5">
        <w:rPr>
          <w:rFonts w:asciiTheme="minorHAnsi" w:hAnsiTheme="minorHAnsi" w:cstheme="minorHAnsi"/>
          <w:b/>
          <w:iCs/>
          <w:lang w:val="en-GB"/>
        </w:rPr>
        <w:t>[</w:t>
      </w:r>
      <w:r w:rsidR="003C6A48">
        <w:rPr>
          <w:rFonts w:asciiTheme="minorHAnsi" w:hAnsiTheme="minorHAnsi" w:cstheme="minorHAnsi"/>
          <w:b/>
          <w:iCs/>
          <w:lang w:val="en-GB"/>
        </w:rPr>
        <w:t>2</w:t>
      </w:r>
      <w:r w:rsidR="00085A6D">
        <w:rPr>
          <w:rFonts w:asciiTheme="minorHAnsi" w:hAnsiTheme="minorHAnsi" w:cstheme="minorHAnsi"/>
          <w:b/>
          <w:iCs/>
          <w:lang w:val="en-GB"/>
        </w:rPr>
        <w:t>4</w:t>
      </w:r>
      <w:r w:rsidRPr="00FD68B5">
        <w:rPr>
          <w:rFonts w:asciiTheme="minorHAnsi" w:hAnsiTheme="minorHAnsi" w:cstheme="minorHAnsi"/>
          <w:b/>
          <w:iCs/>
          <w:lang w:val="en-GB"/>
        </w:rPr>
        <w:t>]</w:t>
      </w:r>
      <w:r w:rsidRPr="00FD68B5">
        <w:rPr>
          <w:rFonts w:asciiTheme="minorHAnsi" w:hAnsiTheme="minorHAnsi" w:cstheme="minorHAnsi"/>
          <w:bCs/>
          <w:iCs/>
          <w:lang w:val="en-GB"/>
        </w:rPr>
        <w:t>.</w:t>
      </w:r>
    </w:p>
    <w:p w14:paraId="3B90A93D" w14:textId="2632965E" w:rsidR="0012557C" w:rsidRDefault="0012557C" w:rsidP="00D47CEF">
      <w:pPr>
        <w:autoSpaceDE w:val="0"/>
        <w:autoSpaceDN w:val="0"/>
        <w:adjustRightInd w:val="0"/>
        <w:spacing w:before="0" w:line="276" w:lineRule="auto"/>
        <w:rPr>
          <w:rFonts w:asciiTheme="minorHAnsi" w:hAnsiTheme="minorHAnsi" w:cstheme="minorHAnsi"/>
          <w:bCs/>
          <w:iCs/>
          <w:lang w:val="en-GB"/>
        </w:rPr>
      </w:pPr>
      <w:r w:rsidRPr="0012557C">
        <w:rPr>
          <w:rFonts w:asciiTheme="minorHAnsi" w:hAnsiTheme="minorHAnsi" w:cstheme="minorHAnsi"/>
          <w:bCs/>
          <w:iCs/>
          <w:lang w:val="en-GB"/>
        </w:rPr>
        <w:t xml:space="preserve">In addition, initial analyses of the dirhams of the independent emirs of al-Andalus, carried out at IRAMAT in 2024 on </w:t>
      </w:r>
      <w:r w:rsidR="001D3662">
        <w:rPr>
          <w:rFonts w:asciiTheme="minorHAnsi" w:hAnsiTheme="minorHAnsi" w:cstheme="minorHAnsi"/>
          <w:bCs/>
          <w:iCs/>
          <w:lang w:val="en-GB"/>
        </w:rPr>
        <w:t>28</w:t>
      </w:r>
      <w:r w:rsidRPr="0012557C">
        <w:rPr>
          <w:rFonts w:asciiTheme="minorHAnsi" w:hAnsiTheme="minorHAnsi" w:cstheme="minorHAnsi"/>
          <w:bCs/>
          <w:iCs/>
          <w:lang w:val="en-GB"/>
        </w:rPr>
        <w:t xml:space="preserve"> dirham</w:t>
      </w:r>
      <w:r w:rsidR="00DD2B49">
        <w:rPr>
          <w:rFonts w:asciiTheme="minorHAnsi" w:hAnsiTheme="minorHAnsi" w:cstheme="minorHAnsi"/>
          <w:bCs/>
          <w:iCs/>
          <w:lang w:val="en-GB"/>
        </w:rPr>
        <w:t>s</w:t>
      </w:r>
      <w:r w:rsidRPr="0012557C">
        <w:rPr>
          <w:rFonts w:asciiTheme="minorHAnsi" w:hAnsiTheme="minorHAnsi" w:cstheme="minorHAnsi"/>
          <w:bCs/>
          <w:iCs/>
          <w:lang w:val="en-GB"/>
        </w:rPr>
        <w:t xml:space="preserve">, have already provided initial results showing the major trends in silver supplies </w:t>
      </w:r>
      <w:r w:rsidRPr="0012557C">
        <w:rPr>
          <w:rFonts w:asciiTheme="minorHAnsi" w:hAnsiTheme="minorHAnsi" w:cstheme="minorHAnsi"/>
          <w:b/>
          <w:iCs/>
          <w:lang w:val="en-GB"/>
        </w:rPr>
        <w:t>(fig. 1)</w:t>
      </w:r>
      <w:r w:rsidRPr="0012557C">
        <w:rPr>
          <w:rFonts w:asciiTheme="minorHAnsi" w:hAnsiTheme="minorHAnsi" w:cstheme="minorHAnsi"/>
          <w:bCs/>
          <w:iCs/>
          <w:lang w:val="en-GB"/>
        </w:rPr>
        <w:t>, ensuring the relevance of extending the approach to a larger corpus covering a broader chronology.</w:t>
      </w:r>
    </w:p>
    <w:p w14:paraId="68FD127B" w14:textId="514B845A" w:rsidR="00B47935" w:rsidRDefault="00B47935" w:rsidP="00031B9D">
      <w:pPr>
        <w:autoSpaceDE w:val="0"/>
        <w:autoSpaceDN w:val="0"/>
        <w:adjustRightInd w:val="0"/>
        <w:spacing w:after="0" w:line="240" w:lineRule="auto"/>
        <w:jc w:val="center"/>
        <w:rPr>
          <w:rFonts w:asciiTheme="minorHAnsi" w:hAnsiTheme="minorHAnsi" w:cstheme="minorHAnsi"/>
          <w:bCs/>
          <w:iCs/>
          <w:lang w:val="en-GB"/>
        </w:rPr>
      </w:pPr>
      <w:r w:rsidRPr="00B47935">
        <w:rPr>
          <w:rFonts w:asciiTheme="minorHAnsi" w:hAnsiTheme="minorHAnsi" w:cstheme="minorHAnsi"/>
          <w:bCs/>
          <w:iCs/>
          <w:noProof/>
        </w:rPr>
        <w:drawing>
          <wp:inline distT="0" distB="0" distL="0" distR="0" wp14:anchorId="59215B2B" wp14:editId="6E499425">
            <wp:extent cx="4431045" cy="3093720"/>
            <wp:effectExtent l="0" t="0" r="7620" b="0"/>
            <wp:docPr id="14" name="Image 13">
              <a:extLst xmlns:a="http://schemas.openxmlformats.org/drawingml/2006/main">
                <a:ext uri="{FF2B5EF4-FFF2-40B4-BE49-F238E27FC236}">
                  <a16:creationId xmlns:a16="http://schemas.microsoft.com/office/drawing/2014/main" id="{82220088-BB69-434F-8EA5-3EB1782D4E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a:extLst>
                        <a:ext uri="{FF2B5EF4-FFF2-40B4-BE49-F238E27FC236}">
                          <a16:creationId xmlns:a16="http://schemas.microsoft.com/office/drawing/2014/main" id="{82220088-BB69-434F-8EA5-3EB1782D4EF6}"/>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3793" cy="3123566"/>
                    </a:xfrm>
                    <a:prstGeom prst="rect">
                      <a:avLst/>
                    </a:prstGeom>
                  </pic:spPr>
                </pic:pic>
              </a:graphicData>
            </a:graphic>
          </wp:inline>
        </w:drawing>
      </w:r>
    </w:p>
    <w:p w14:paraId="1099C528" w14:textId="31A9BCFE" w:rsidR="00582878" w:rsidRPr="00DD2B49" w:rsidRDefault="00582878" w:rsidP="00B47935">
      <w:pPr>
        <w:autoSpaceDE w:val="0"/>
        <w:autoSpaceDN w:val="0"/>
        <w:adjustRightInd w:val="0"/>
        <w:spacing w:line="240" w:lineRule="auto"/>
        <w:jc w:val="center"/>
        <w:rPr>
          <w:rFonts w:ascii="Calibri" w:eastAsiaTheme="minorHAnsi" w:hAnsi="Calibri" w:cs="Calibri"/>
          <w:color w:val="000000"/>
          <w:sz w:val="20"/>
          <w:szCs w:val="20"/>
          <w:lang w:val="en-GB" w:eastAsia="en-US"/>
        </w:rPr>
      </w:pPr>
      <w:r w:rsidRPr="00DD2B49">
        <w:rPr>
          <w:rFonts w:ascii="Calibri" w:eastAsiaTheme="minorHAnsi" w:hAnsi="Calibri" w:cs="Calibri"/>
          <w:color w:val="000000"/>
          <w:sz w:val="20"/>
          <w:szCs w:val="20"/>
          <w:lang w:val="en-GB" w:eastAsia="en-US"/>
        </w:rPr>
        <w:t xml:space="preserve">Fig. 1. </w:t>
      </w:r>
      <w:r w:rsidR="005470D2">
        <w:rPr>
          <w:rFonts w:ascii="Calibri" w:eastAsiaTheme="minorHAnsi" w:hAnsi="Calibri" w:cs="Calibri"/>
          <w:color w:val="000000"/>
          <w:sz w:val="20"/>
          <w:szCs w:val="20"/>
          <w:lang w:val="en-GB" w:eastAsia="en-US"/>
        </w:rPr>
        <w:t>Concentration</w:t>
      </w:r>
      <w:r w:rsidR="005E1ECC" w:rsidRPr="005E1ECC">
        <w:rPr>
          <w:rFonts w:ascii="Calibri" w:eastAsiaTheme="minorHAnsi" w:hAnsi="Calibri" w:cs="Calibri"/>
          <w:color w:val="000000"/>
          <w:sz w:val="20"/>
          <w:szCs w:val="20"/>
          <w:lang w:val="en-GB" w:eastAsia="en-US"/>
        </w:rPr>
        <w:t xml:space="preserve"> of trace elements (gold and bismuth) in dirhams from the Emirate of al-Andalus</w:t>
      </w:r>
      <w:r w:rsidR="005E1ECC">
        <w:rPr>
          <w:rFonts w:ascii="Calibri" w:eastAsiaTheme="minorHAnsi" w:hAnsi="Calibri" w:cs="Calibri"/>
          <w:color w:val="000000"/>
          <w:sz w:val="20"/>
          <w:szCs w:val="20"/>
          <w:lang w:val="en-GB" w:eastAsia="en-US"/>
        </w:rPr>
        <w:t>, using LA-ICP-MS method</w:t>
      </w:r>
      <w:r w:rsidR="005470D2">
        <w:rPr>
          <w:rFonts w:ascii="Calibri" w:eastAsiaTheme="minorHAnsi" w:hAnsi="Calibri" w:cs="Calibri"/>
          <w:color w:val="000000"/>
          <w:sz w:val="20"/>
          <w:szCs w:val="20"/>
          <w:lang w:val="en-GB" w:eastAsia="en-US"/>
        </w:rPr>
        <w:t xml:space="preserve">. Preliminary </w:t>
      </w:r>
      <w:r w:rsidR="00F273FC">
        <w:rPr>
          <w:rFonts w:ascii="Calibri" w:eastAsiaTheme="minorHAnsi" w:hAnsi="Calibri" w:cs="Calibri"/>
          <w:color w:val="000000"/>
          <w:sz w:val="20"/>
          <w:szCs w:val="20"/>
          <w:lang w:val="en-GB" w:eastAsia="en-US"/>
        </w:rPr>
        <w:t xml:space="preserve">and unpublished </w:t>
      </w:r>
      <w:r w:rsidR="005470D2">
        <w:rPr>
          <w:rFonts w:ascii="Calibri" w:eastAsiaTheme="minorHAnsi" w:hAnsi="Calibri" w:cs="Calibri"/>
          <w:color w:val="000000"/>
          <w:sz w:val="20"/>
          <w:szCs w:val="20"/>
          <w:lang w:val="en-GB" w:eastAsia="en-US"/>
        </w:rPr>
        <w:t>results by S. Gasc and G. Sarah</w:t>
      </w:r>
      <w:r w:rsidR="00F273FC">
        <w:rPr>
          <w:rFonts w:ascii="Calibri" w:eastAsiaTheme="minorHAnsi" w:hAnsi="Calibri" w:cs="Calibri"/>
          <w:color w:val="000000"/>
          <w:sz w:val="20"/>
          <w:szCs w:val="20"/>
          <w:lang w:val="en-GB" w:eastAsia="en-US"/>
        </w:rPr>
        <w:t xml:space="preserve"> (graphic by G. Sarah)</w:t>
      </w:r>
      <w:r w:rsidR="005470D2">
        <w:rPr>
          <w:rFonts w:ascii="Calibri" w:eastAsiaTheme="minorHAnsi" w:hAnsi="Calibri" w:cs="Calibri"/>
          <w:color w:val="000000"/>
          <w:sz w:val="20"/>
          <w:szCs w:val="20"/>
          <w:lang w:val="en-GB" w:eastAsia="en-US"/>
        </w:rPr>
        <w:t xml:space="preserve">. </w:t>
      </w:r>
    </w:p>
    <w:p w14:paraId="398CA9E8" w14:textId="041445C4" w:rsidR="006746D0" w:rsidRDefault="00EE3E7F" w:rsidP="00D47CEF">
      <w:pPr>
        <w:autoSpaceDE w:val="0"/>
        <w:autoSpaceDN w:val="0"/>
        <w:adjustRightInd w:val="0"/>
        <w:spacing w:after="0" w:line="276" w:lineRule="auto"/>
        <w:rPr>
          <w:rFonts w:asciiTheme="minorHAnsi" w:hAnsiTheme="minorHAnsi" w:cstheme="minorHAnsi"/>
          <w:bCs/>
          <w:iCs/>
          <w:lang w:val="en-GB"/>
        </w:rPr>
      </w:pPr>
      <w:r w:rsidRPr="00D01585">
        <w:rPr>
          <w:rFonts w:asciiTheme="minorHAnsi" w:hAnsiTheme="minorHAnsi" w:cstheme="minorHAnsi"/>
          <w:bCs/>
          <w:iCs/>
          <w:lang w:val="en-GB"/>
        </w:rPr>
        <w:t>The</w:t>
      </w:r>
      <w:r w:rsidR="00CE692B">
        <w:rPr>
          <w:rFonts w:asciiTheme="minorHAnsi" w:hAnsiTheme="minorHAnsi" w:cstheme="minorHAnsi"/>
          <w:bCs/>
          <w:iCs/>
          <w:lang w:val="en-GB"/>
        </w:rPr>
        <w:t>n</w:t>
      </w:r>
      <w:r w:rsidR="0077274F">
        <w:rPr>
          <w:rFonts w:asciiTheme="minorHAnsi" w:hAnsiTheme="minorHAnsi" w:cstheme="minorHAnsi"/>
          <w:bCs/>
          <w:iCs/>
          <w:lang w:val="en-GB"/>
        </w:rPr>
        <w:t>, the</w:t>
      </w:r>
      <w:r w:rsidRPr="00D01585">
        <w:rPr>
          <w:rFonts w:asciiTheme="minorHAnsi" w:hAnsiTheme="minorHAnsi" w:cstheme="minorHAnsi"/>
          <w:bCs/>
          <w:iCs/>
          <w:lang w:val="en-GB"/>
        </w:rPr>
        <w:t xml:space="preserve"> </w:t>
      </w:r>
      <w:r w:rsidRPr="00D01585">
        <w:rPr>
          <w:rFonts w:asciiTheme="minorHAnsi" w:hAnsiTheme="minorHAnsi" w:cstheme="minorHAnsi"/>
          <w:bCs/>
          <w:iCs/>
          <w:color w:val="FF0000"/>
          <w:lang w:val="en-GB"/>
        </w:rPr>
        <w:t xml:space="preserve">ALMACIR </w:t>
      </w:r>
      <w:r w:rsidRPr="00D01585">
        <w:rPr>
          <w:rFonts w:asciiTheme="minorHAnsi" w:hAnsiTheme="minorHAnsi" w:cstheme="minorHAnsi"/>
          <w:bCs/>
          <w:iCs/>
          <w:lang w:val="en-GB"/>
        </w:rPr>
        <w:t xml:space="preserve">fits in with the dynamics of current research on the medieval Islamic West. Using archaeometry, it offers a new and innovative perspective. </w:t>
      </w:r>
      <w:r w:rsidR="006746D0" w:rsidRPr="006746D0">
        <w:rPr>
          <w:rFonts w:asciiTheme="minorHAnsi" w:hAnsiTheme="minorHAnsi" w:cstheme="minorHAnsi"/>
          <w:bCs/>
          <w:iCs/>
          <w:lang w:val="en-GB"/>
        </w:rPr>
        <w:t xml:space="preserve">Another innovative aspect of the project is the inclusion in the corpus of coins from archaeological sites. As well as providing a better understanding of the uses </w:t>
      </w:r>
      <w:r w:rsidR="006746D0">
        <w:rPr>
          <w:rFonts w:asciiTheme="minorHAnsi" w:hAnsiTheme="minorHAnsi" w:cstheme="minorHAnsi"/>
          <w:bCs/>
          <w:iCs/>
          <w:lang w:val="en-GB"/>
        </w:rPr>
        <w:t>of</w:t>
      </w:r>
      <w:r w:rsidR="006746D0" w:rsidRPr="006746D0">
        <w:rPr>
          <w:rFonts w:asciiTheme="minorHAnsi" w:hAnsiTheme="minorHAnsi" w:cstheme="minorHAnsi"/>
          <w:bCs/>
          <w:iCs/>
          <w:lang w:val="en-GB"/>
        </w:rPr>
        <w:t xml:space="preserve"> coins</w:t>
      </w:r>
      <w:r w:rsidR="006746D0">
        <w:rPr>
          <w:rFonts w:asciiTheme="minorHAnsi" w:hAnsiTheme="minorHAnsi" w:cstheme="minorHAnsi"/>
          <w:bCs/>
          <w:iCs/>
          <w:lang w:val="en-GB"/>
        </w:rPr>
        <w:t>,</w:t>
      </w:r>
      <w:r w:rsidR="006746D0" w:rsidRPr="006746D0">
        <w:rPr>
          <w:rFonts w:asciiTheme="minorHAnsi" w:hAnsiTheme="minorHAnsi" w:cstheme="minorHAnsi"/>
          <w:bCs/>
          <w:iCs/>
          <w:lang w:val="en-GB"/>
        </w:rPr>
        <w:t xml:space="preserve"> this approach will broaden the scope of the corpus, whereas chemical analyses </w:t>
      </w:r>
      <w:r w:rsidR="006746D0">
        <w:rPr>
          <w:rFonts w:asciiTheme="minorHAnsi" w:hAnsiTheme="minorHAnsi" w:cstheme="minorHAnsi"/>
          <w:bCs/>
          <w:iCs/>
          <w:lang w:val="en-GB"/>
        </w:rPr>
        <w:t>have</w:t>
      </w:r>
      <w:r w:rsidR="006746D0" w:rsidRPr="006746D0">
        <w:rPr>
          <w:rFonts w:asciiTheme="minorHAnsi" w:hAnsiTheme="minorHAnsi" w:cstheme="minorHAnsi"/>
          <w:bCs/>
          <w:iCs/>
          <w:lang w:val="en-GB"/>
        </w:rPr>
        <w:t xml:space="preserve"> most often </w:t>
      </w:r>
      <w:r w:rsidR="006746D0">
        <w:rPr>
          <w:rFonts w:asciiTheme="minorHAnsi" w:hAnsiTheme="minorHAnsi" w:cstheme="minorHAnsi"/>
          <w:bCs/>
          <w:iCs/>
          <w:lang w:val="en-GB"/>
        </w:rPr>
        <w:t xml:space="preserve">been </w:t>
      </w:r>
      <w:r w:rsidR="006746D0" w:rsidRPr="006746D0">
        <w:rPr>
          <w:rFonts w:asciiTheme="minorHAnsi" w:hAnsiTheme="minorHAnsi" w:cstheme="minorHAnsi"/>
          <w:bCs/>
          <w:iCs/>
          <w:lang w:val="en-GB"/>
        </w:rPr>
        <w:t xml:space="preserve">devoted to coins in large museum collections and, in </w:t>
      </w:r>
      <w:r w:rsidR="006746D0">
        <w:rPr>
          <w:rFonts w:asciiTheme="minorHAnsi" w:hAnsiTheme="minorHAnsi" w:cstheme="minorHAnsi"/>
          <w:bCs/>
          <w:iCs/>
          <w:lang w:val="en-GB"/>
        </w:rPr>
        <w:t>some</w:t>
      </w:r>
      <w:r w:rsidR="006746D0" w:rsidRPr="006746D0">
        <w:rPr>
          <w:rFonts w:asciiTheme="minorHAnsi" w:hAnsiTheme="minorHAnsi" w:cstheme="minorHAnsi"/>
          <w:bCs/>
          <w:iCs/>
          <w:lang w:val="en-GB"/>
        </w:rPr>
        <w:t xml:space="preserve"> cases, to monetary treasures.</w:t>
      </w:r>
    </w:p>
    <w:p w14:paraId="25C45370" w14:textId="429F9BD1" w:rsidR="00EE3E7F" w:rsidRPr="00D01585" w:rsidRDefault="00EE3E7F" w:rsidP="00D47CEF">
      <w:pPr>
        <w:autoSpaceDE w:val="0"/>
        <w:autoSpaceDN w:val="0"/>
        <w:adjustRightInd w:val="0"/>
        <w:spacing w:before="0" w:line="276" w:lineRule="auto"/>
        <w:rPr>
          <w:rFonts w:asciiTheme="minorHAnsi" w:hAnsiTheme="minorHAnsi" w:cstheme="minorHAnsi"/>
          <w:bCs/>
          <w:iCs/>
          <w:lang w:val="en-GB"/>
        </w:rPr>
      </w:pPr>
      <w:r w:rsidRPr="00D01585">
        <w:rPr>
          <w:rFonts w:asciiTheme="minorHAnsi" w:hAnsiTheme="minorHAnsi" w:cstheme="minorHAnsi"/>
          <w:bCs/>
          <w:iCs/>
          <w:lang w:val="en-GB"/>
        </w:rPr>
        <w:lastRenderedPageBreak/>
        <w:t>The</w:t>
      </w:r>
      <w:r w:rsidR="006746D0">
        <w:rPr>
          <w:rFonts w:asciiTheme="minorHAnsi" w:hAnsiTheme="minorHAnsi" w:cstheme="minorHAnsi"/>
          <w:bCs/>
          <w:iCs/>
          <w:lang w:val="en-GB"/>
        </w:rPr>
        <w:t>n, the</w:t>
      </w:r>
      <w:r w:rsidRPr="00D01585">
        <w:rPr>
          <w:rFonts w:asciiTheme="minorHAnsi" w:hAnsiTheme="minorHAnsi" w:cstheme="minorHAnsi"/>
          <w:bCs/>
          <w:iCs/>
          <w:lang w:val="en-GB"/>
        </w:rPr>
        <w:t xml:space="preserve"> focus is on the analysis of over 220 gold coins (dinars) and almost 550 silver coins (dirhams and </w:t>
      </w:r>
      <w:r w:rsidRPr="00D01585">
        <w:rPr>
          <w:rFonts w:asciiTheme="minorHAnsi" w:hAnsiTheme="minorHAnsi" w:cstheme="minorHAnsi"/>
          <w:bCs/>
          <w:i/>
          <w:iCs/>
          <w:lang w:val="en-GB"/>
        </w:rPr>
        <w:t>qīrāt</w:t>
      </w:r>
      <w:r w:rsidRPr="00D01585">
        <w:rPr>
          <w:rFonts w:asciiTheme="minorHAnsi" w:hAnsiTheme="minorHAnsi" w:cstheme="minorHAnsi"/>
          <w:bCs/>
          <w:lang w:val="en-GB"/>
        </w:rPr>
        <w:t>-s</w:t>
      </w:r>
      <w:r w:rsidRPr="00D01585">
        <w:rPr>
          <w:rFonts w:asciiTheme="minorHAnsi" w:hAnsiTheme="minorHAnsi" w:cstheme="minorHAnsi"/>
          <w:bCs/>
          <w:iCs/>
          <w:lang w:val="en-GB"/>
        </w:rPr>
        <w:t>) minted by the Islamic States established in the western Mediterranean from the early 8th century to the 13th century. These analyses will be carried out using LA-ICP-MS, a non-destructive method of elemental characterisation pioneered by IRAMAT for its application to metal analysis</w:t>
      </w:r>
      <w:r w:rsidR="005470D2">
        <w:rPr>
          <w:rFonts w:asciiTheme="minorHAnsi" w:hAnsiTheme="minorHAnsi" w:cstheme="minorHAnsi"/>
          <w:bCs/>
          <w:iCs/>
          <w:lang w:val="en-GB"/>
        </w:rPr>
        <w:t xml:space="preserve"> </w:t>
      </w:r>
      <w:r w:rsidR="005470D2" w:rsidRPr="005470D2">
        <w:rPr>
          <w:rFonts w:asciiTheme="minorHAnsi" w:hAnsiTheme="minorHAnsi" w:cstheme="minorHAnsi"/>
          <w:b/>
          <w:iCs/>
          <w:lang w:val="en-GB"/>
        </w:rPr>
        <w:t>[</w:t>
      </w:r>
      <w:r w:rsidR="00085A6D">
        <w:rPr>
          <w:rFonts w:asciiTheme="minorHAnsi" w:hAnsiTheme="minorHAnsi" w:cstheme="minorHAnsi"/>
          <w:b/>
          <w:iCs/>
          <w:lang w:val="en-GB"/>
        </w:rPr>
        <w:t>25</w:t>
      </w:r>
      <w:r w:rsidR="005470D2" w:rsidRPr="005470D2">
        <w:rPr>
          <w:rFonts w:asciiTheme="minorHAnsi" w:hAnsiTheme="minorHAnsi" w:cstheme="minorHAnsi"/>
          <w:b/>
          <w:iCs/>
          <w:lang w:val="en-GB"/>
        </w:rPr>
        <w:t xml:space="preserve"> and 2</w:t>
      </w:r>
      <w:r w:rsidR="00085A6D">
        <w:rPr>
          <w:rFonts w:asciiTheme="minorHAnsi" w:hAnsiTheme="minorHAnsi" w:cstheme="minorHAnsi"/>
          <w:b/>
          <w:iCs/>
          <w:lang w:val="en-GB"/>
        </w:rPr>
        <w:t>6</w:t>
      </w:r>
      <w:r w:rsidR="005470D2" w:rsidRPr="005470D2">
        <w:rPr>
          <w:rFonts w:asciiTheme="minorHAnsi" w:hAnsiTheme="minorHAnsi" w:cstheme="minorHAnsi"/>
          <w:b/>
          <w:iCs/>
          <w:lang w:val="en-GB"/>
        </w:rPr>
        <w:t>]</w:t>
      </w:r>
      <w:r w:rsidR="00582878">
        <w:rPr>
          <w:rFonts w:asciiTheme="minorHAnsi" w:hAnsiTheme="minorHAnsi" w:cstheme="minorHAnsi"/>
          <w:bCs/>
          <w:iCs/>
          <w:lang w:val="en-GB"/>
        </w:rPr>
        <w:t xml:space="preserve">. </w:t>
      </w:r>
    </w:p>
    <w:p w14:paraId="52CCD440" w14:textId="54745FD2" w:rsidR="00595442" w:rsidRPr="00595442" w:rsidRDefault="006164BE" w:rsidP="00B47935">
      <w:pPr>
        <w:pStyle w:val="Heading2"/>
        <w:numPr>
          <w:ilvl w:val="0"/>
          <w:numId w:val="11"/>
        </w:numPr>
        <w:spacing w:line="240" w:lineRule="auto"/>
        <w:rPr>
          <w:lang w:val="fr-FR" w:eastAsia="ja-JP"/>
        </w:rPr>
      </w:pPr>
      <w:r w:rsidRPr="00574136">
        <w:rPr>
          <w:lang w:val="en-GB" w:eastAsia="ja-JP"/>
        </w:rPr>
        <w:t>Methodology</w:t>
      </w:r>
      <w:r>
        <w:rPr>
          <w:lang w:val="fr-FR" w:eastAsia="ja-JP"/>
        </w:rPr>
        <w:t xml:space="preserve"> and </w:t>
      </w:r>
      <w:bookmarkStart w:id="3" w:name="_Toc470185119"/>
      <w:r>
        <w:t>risk management</w:t>
      </w:r>
      <w:bookmarkEnd w:id="3"/>
    </w:p>
    <w:p w14:paraId="5E851619" w14:textId="297BD42F" w:rsidR="005E1ECC" w:rsidRDefault="00EE3E7F" w:rsidP="00D47CEF">
      <w:pPr>
        <w:autoSpaceDE w:val="0"/>
        <w:autoSpaceDN w:val="0"/>
        <w:adjustRightInd w:val="0"/>
        <w:spacing w:line="276" w:lineRule="auto"/>
        <w:rPr>
          <w:rFonts w:asciiTheme="minorHAnsi" w:hAnsiTheme="minorHAnsi" w:cstheme="minorHAnsi"/>
          <w:noProof/>
        </w:rPr>
      </w:pPr>
      <w:r w:rsidRPr="00EA07BE">
        <w:rPr>
          <w:rFonts w:asciiTheme="minorHAnsi" w:eastAsiaTheme="minorHAnsi" w:hAnsiTheme="minorHAnsi" w:cstheme="minorHAnsi"/>
          <w:b/>
          <w:bCs/>
          <w:color w:val="FF5E69"/>
          <w:lang w:val="en-GB" w:eastAsia="en-US"/>
        </w:rPr>
        <w:t xml:space="preserve">ALMACIR </w:t>
      </w:r>
      <w:r w:rsidRPr="00EA07BE">
        <w:rPr>
          <w:rFonts w:asciiTheme="minorHAnsi" w:eastAsiaTheme="minorHAnsi" w:hAnsiTheme="minorHAnsi" w:cstheme="minorHAnsi"/>
          <w:color w:val="000000"/>
          <w:lang w:val="en-GB" w:eastAsia="en-US"/>
        </w:rPr>
        <w:t xml:space="preserve">is scheduled to last 48 months. </w:t>
      </w:r>
      <w:r w:rsidR="00036814" w:rsidRPr="00EA07BE">
        <w:rPr>
          <w:rFonts w:asciiTheme="minorHAnsi" w:eastAsiaTheme="minorHAnsi" w:hAnsiTheme="minorHAnsi" w:cstheme="minorHAnsi"/>
          <w:color w:val="000000"/>
          <w:lang w:val="en-GB" w:eastAsia="en-US"/>
        </w:rPr>
        <w:t xml:space="preserve">Focusing on the western Mediterranean areas, the project will analyse coins from several mints in the region </w:t>
      </w:r>
      <w:r w:rsidR="00036814" w:rsidRPr="00EA07BE">
        <w:rPr>
          <w:rFonts w:asciiTheme="minorHAnsi" w:eastAsiaTheme="minorHAnsi" w:hAnsiTheme="minorHAnsi" w:cstheme="minorHAnsi"/>
          <w:b/>
          <w:bCs/>
          <w:color w:val="000000"/>
          <w:lang w:val="en-GB" w:eastAsia="en-US"/>
        </w:rPr>
        <w:t xml:space="preserve">(fig. </w:t>
      </w:r>
      <w:r w:rsidR="00582878" w:rsidRPr="00EA07BE">
        <w:rPr>
          <w:rFonts w:asciiTheme="minorHAnsi" w:eastAsiaTheme="minorHAnsi" w:hAnsiTheme="minorHAnsi" w:cstheme="minorHAnsi"/>
          <w:b/>
          <w:bCs/>
          <w:color w:val="000000"/>
          <w:lang w:val="en-GB" w:eastAsia="en-US"/>
        </w:rPr>
        <w:t>2</w:t>
      </w:r>
      <w:r w:rsidR="00036814" w:rsidRPr="00EA07BE">
        <w:rPr>
          <w:rFonts w:asciiTheme="minorHAnsi" w:eastAsiaTheme="minorHAnsi" w:hAnsiTheme="minorHAnsi" w:cstheme="minorHAnsi"/>
          <w:b/>
          <w:bCs/>
          <w:color w:val="000000"/>
          <w:lang w:val="en-GB" w:eastAsia="en-US"/>
        </w:rPr>
        <w:t>)</w:t>
      </w:r>
      <w:r w:rsidR="00036814" w:rsidRPr="00EA07BE">
        <w:rPr>
          <w:rFonts w:asciiTheme="minorHAnsi" w:eastAsiaTheme="minorHAnsi" w:hAnsiTheme="minorHAnsi" w:cstheme="minorHAnsi"/>
          <w:color w:val="000000"/>
          <w:lang w:val="en-GB" w:eastAsia="en-US"/>
        </w:rPr>
        <w:t>.</w:t>
      </w:r>
      <w:r w:rsidR="00B47935" w:rsidRPr="00EA07BE">
        <w:rPr>
          <w:rFonts w:asciiTheme="minorHAnsi" w:hAnsiTheme="minorHAnsi" w:cstheme="minorHAnsi"/>
          <w:noProof/>
        </w:rPr>
        <w:t xml:space="preserve"> </w:t>
      </w:r>
      <w:r w:rsidR="00EA07BE" w:rsidRPr="00EA07BE">
        <w:rPr>
          <w:rFonts w:asciiTheme="minorHAnsi" w:hAnsiTheme="minorHAnsi" w:cstheme="minorHAnsi"/>
          <w:noProof/>
        </w:rPr>
        <w:t>Most of these mints are represented in the BnF collection, providing an almost exhaustive overview from the outset of the project.</w:t>
      </w:r>
    </w:p>
    <w:p w14:paraId="6E0AF5C1" w14:textId="16C5F0B8" w:rsidR="000C3CDD" w:rsidRPr="000C3CDD" w:rsidRDefault="000C3CDD" w:rsidP="003E7E16">
      <w:pPr>
        <w:spacing w:before="100" w:beforeAutospacing="1" w:after="0" w:line="240" w:lineRule="auto"/>
        <w:ind w:left="-284"/>
        <w:jc w:val="center"/>
        <w:rPr>
          <w:rFonts w:ascii="Times New Roman" w:eastAsia="Times New Roman" w:hAnsi="Times New Roman" w:cs="Times New Roman"/>
          <w:sz w:val="24"/>
          <w:szCs w:val="24"/>
          <w:lang w:val="fr-FR" w:eastAsia="fr-FR"/>
        </w:rPr>
      </w:pPr>
      <w:r>
        <w:rPr>
          <w:rFonts w:ascii="Times New Roman" w:eastAsia="Times New Roman" w:hAnsi="Times New Roman" w:cs="Times New Roman"/>
          <w:noProof/>
          <w:sz w:val="24"/>
          <w:szCs w:val="24"/>
          <w:lang w:val="fr-FR" w:eastAsia="fr-FR"/>
        </w:rPr>
        <w:drawing>
          <wp:inline distT="0" distB="0" distL="0" distR="0" wp14:anchorId="3DFB093D" wp14:editId="74E5A8B7">
            <wp:extent cx="6018883" cy="3070860"/>
            <wp:effectExtent l="0" t="0" r="127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76282" cy="3100145"/>
                    </a:xfrm>
                    <a:prstGeom prst="rect">
                      <a:avLst/>
                    </a:prstGeom>
                    <a:noFill/>
                    <a:ln>
                      <a:noFill/>
                    </a:ln>
                  </pic:spPr>
                </pic:pic>
              </a:graphicData>
            </a:graphic>
          </wp:inline>
        </w:drawing>
      </w:r>
    </w:p>
    <w:p w14:paraId="4785C370" w14:textId="289806C5" w:rsidR="00842FD7" w:rsidRDefault="00842FD7" w:rsidP="00031B9D">
      <w:pPr>
        <w:autoSpaceDE w:val="0"/>
        <w:autoSpaceDN w:val="0"/>
        <w:adjustRightInd w:val="0"/>
        <w:spacing w:before="0" w:line="240" w:lineRule="auto"/>
        <w:jc w:val="center"/>
        <w:rPr>
          <w:rFonts w:ascii="Calibri" w:eastAsiaTheme="minorHAnsi" w:hAnsi="Calibri" w:cs="Calibri"/>
          <w:color w:val="000000"/>
          <w:sz w:val="20"/>
          <w:szCs w:val="20"/>
          <w:lang w:val="en-GB" w:eastAsia="en-US"/>
        </w:rPr>
      </w:pPr>
      <w:r w:rsidRPr="000C3CDD">
        <w:rPr>
          <w:rFonts w:ascii="Calibri" w:eastAsiaTheme="minorHAnsi" w:hAnsi="Calibri" w:cs="Calibri"/>
          <w:color w:val="000000"/>
          <w:sz w:val="20"/>
          <w:szCs w:val="20"/>
          <w:lang w:val="en-GB" w:eastAsia="en-US"/>
        </w:rPr>
        <w:t xml:space="preserve">Fig. </w:t>
      </w:r>
      <w:r w:rsidR="00582878" w:rsidRPr="000C3CDD">
        <w:rPr>
          <w:rFonts w:ascii="Calibri" w:eastAsiaTheme="minorHAnsi" w:hAnsi="Calibri" w:cs="Calibri"/>
          <w:color w:val="000000"/>
          <w:sz w:val="20"/>
          <w:szCs w:val="20"/>
          <w:lang w:val="en-GB" w:eastAsia="en-US"/>
        </w:rPr>
        <w:t>2</w:t>
      </w:r>
      <w:r w:rsidRPr="000C3CDD">
        <w:rPr>
          <w:rFonts w:ascii="Calibri" w:eastAsiaTheme="minorHAnsi" w:hAnsi="Calibri" w:cs="Calibri"/>
          <w:color w:val="000000"/>
          <w:sz w:val="20"/>
          <w:szCs w:val="20"/>
          <w:lang w:val="en-GB" w:eastAsia="en-US"/>
        </w:rPr>
        <w:t xml:space="preserve">. Mints represented in the </w:t>
      </w:r>
      <w:r w:rsidR="00EA07BE" w:rsidRPr="000C3CDD">
        <w:rPr>
          <w:rFonts w:ascii="Calibri" w:eastAsiaTheme="minorHAnsi" w:hAnsi="Calibri" w:cs="Calibri"/>
          <w:color w:val="000000"/>
          <w:sz w:val="20"/>
          <w:szCs w:val="20"/>
          <w:lang w:val="en-GB" w:eastAsia="en-US"/>
        </w:rPr>
        <w:t>projected</w:t>
      </w:r>
      <w:r w:rsidR="000D30BF" w:rsidRPr="000C3CDD">
        <w:rPr>
          <w:rFonts w:ascii="Calibri" w:eastAsiaTheme="minorHAnsi" w:hAnsi="Calibri" w:cs="Calibri"/>
          <w:color w:val="000000"/>
          <w:sz w:val="20"/>
          <w:szCs w:val="20"/>
          <w:lang w:val="en-GB" w:eastAsia="en-US"/>
        </w:rPr>
        <w:t xml:space="preserve"> </w:t>
      </w:r>
      <w:r w:rsidRPr="000C3CDD">
        <w:rPr>
          <w:rFonts w:ascii="Calibri" w:eastAsiaTheme="minorHAnsi" w:hAnsi="Calibri" w:cs="Calibri"/>
          <w:color w:val="000000"/>
          <w:sz w:val="20"/>
          <w:szCs w:val="20"/>
          <w:lang w:val="en-GB" w:eastAsia="en-US"/>
        </w:rPr>
        <w:t>corpus</w:t>
      </w:r>
    </w:p>
    <w:p w14:paraId="58F2A5A0" w14:textId="77777777" w:rsidR="00D47CEF" w:rsidRPr="00D01585" w:rsidRDefault="00D47CEF" w:rsidP="00D47CEF">
      <w:pPr>
        <w:autoSpaceDE w:val="0"/>
        <w:autoSpaceDN w:val="0"/>
        <w:adjustRightInd w:val="0"/>
        <w:spacing w:line="276" w:lineRule="auto"/>
        <w:rPr>
          <w:rFonts w:asciiTheme="minorHAnsi" w:eastAsiaTheme="minorHAnsi" w:hAnsiTheme="minorHAnsi" w:cstheme="minorHAnsi"/>
          <w:color w:val="000000"/>
          <w:lang w:val="en-GB" w:eastAsia="en-US"/>
        </w:rPr>
      </w:pPr>
      <w:r w:rsidRPr="00D01585">
        <w:rPr>
          <w:rFonts w:asciiTheme="minorHAnsi" w:eastAsiaTheme="minorHAnsi" w:hAnsiTheme="minorHAnsi" w:cstheme="minorHAnsi"/>
          <w:color w:val="000000"/>
          <w:lang w:val="en-GB" w:eastAsia="en-US"/>
        </w:rPr>
        <w:t>This project is organized in 5 tasks</w:t>
      </w:r>
      <w:r>
        <w:rPr>
          <w:rFonts w:asciiTheme="minorHAnsi" w:eastAsiaTheme="minorHAnsi" w:hAnsiTheme="minorHAnsi" w:cstheme="minorHAnsi"/>
          <w:color w:val="000000"/>
          <w:lang w:val="en-GB" w:eastAsia="en-US"/>
        </w:rPr>
        <w:t xml:space="preserve">, </w:t>
      </w:r>
      <w:r w:rsidRPr="000D30BF">
        <w:rPr>
          <w:rFonts w:asciiTheme="minorHAnsi" w:eastAsiaTheme="minorHAnsi" w:hAnsiTheme="minorHAnsi" w:cstheme="minorHAnsi"/>
          <w:color w:val="000000"/>
          <w:lang w:val="en-GB" w:eastAsia="en-US"/>
        </w:rPr>
        <w:t>from the numismatic study of the collections to the publication of the results.</w:t>
      </w:r>
      <w:r>
        <w:rPr>
          <w:rFonts w:asciiTheme="minorHAnsi" w:eastAsiaTheme="minorHAnsi" w:hAnsiTheme="minorHAnsi" w:cstheme="minorHAnsi"/>
          <w:color w:val="000000"/>
          <w:lang w:val="en-GB" w:eastAsia="en-US"/>
        </w:rPr>
        <w:t xml:space="preserve"> In fact, a</w:t>
      </w:r>
      <w:r w:rsidRPr="0033575F">
        <w:rPr>
          <w:rFonts w:ascii="Calibri" w:hAnsi="Calibri"/>
          <w:bCs/>
          <w:iCs/>
          <w:lang w:val="en-GB"/>
        </w:rPr>
        <w:t xml:space="preserve">t various </w:t>
      </w:r>
      <w:r>
        <w:rPr>
          <w:rFonts w:ascii="Calibri" w:hAnsi="Calibri"/>
          <w:bCs/>
          <w:iCs/>
          <w:lang w:val="en-GB"/>
        </w:rPr>
        <w:t>steps</w:t>
      </w:r>
      <w:r w:rsidRPr="0033575F">
        <w:rPr>
          <w:rFonts w:ascii="Calibri" w:hAnsi="Calibri"/>
          <w:bCs/>
          <w:iCs/>
          <w:lang w:val="en-GB"/>
        </w:rPr>
        <w:t xml:space="preserve"> of the project, publications will be submitted to international journals in the various fields covered</w:t>
      </w:r>
      <w:r>
        <w:rPr>
          <w:rFonts w:ascii="Calibri" w:hAnsi="Calibri"/>
          <w:bCs/>
          <w:iCs/>
          <w:lang w:val="en-GB"/>
        </w:rPr>
        <w:t>, history, archaeology or archaeometry</w:t>
      </w:r>
      <w:r w:rsidRPr="0033575F">
        <w:rPr>
          <w:rFonts w:ascii="Calibri" w:hAnsi="Calibri"/>
          <w:bCs/>
          <w:iCs/>
          <w:lang w:val="en-GB"/>
        </w:rPr>
        <w:t xml:space="preserve">. </w:t>
      </w:r>
      <w:r w:rsidRPr="00842FD7">
        <w:rPr>
          <w:rFonts w:ascii="Calibri" w:hAnsi="Calibri"/>
          <w:bCs/>
          <w:iCs/>
          <w:lang w:val="en-GB"/>
        </w:rPr>
        <w:t>These renderings are presented in the following tasks.</w:t>
      </w:r>
    </w:p>
    <w:p w14:paraId="11F82FE8" w14:textId="79E2B362" w:rsidR="00E714C9" w:rsidRPr="00916F88" w:rsidRDefault="00E714C9" w:rsidP="009904BF">
      <w:pPr>
        <w:pStyle w:val="Heading3"/>
        <w:rPr>
          <w:lang w:val="en-GB"/>
        </w:rPr>
        <w:pPrChange w:id="4" w:author="HUET Thomas" w:date="2025-07-15T09:19:00Z">
          <w:pPr>
            <w:autoSpaceDE w:val="0"/>
            <w:autoSpaceDN w:val="0"/>
            <w:adjustRightInd w:val="0"/>
            <w:spacing w:after="0" w:line="240" w:lineRule="auto"/>
          </w:pPr>
        </w:pPrChange>
      </w:pPr>
      <w:r w:rsidRPr="00916F88">
        <w:rPr>
          <w:rFonts w:eastAsiaTheme="minorHAnsi"/>
          <w:b/>
          <w:bCs/>
          <w:lang w:val="en-GB" w:eastAsia="en-US"/>
        </w:rPr>
        <w:t>TASK 1</w:t>
      </w:r>
      <w:r w:rsidR="0084332C" w:rsidRPr="0084332C">
        <w:rPr>
          <w:rFonts w:eastAsiaTheme="minorHAnsi"/>
          <w:b/>
          <w:bCs/>
          <w:lang w:val="en-GB" w:eastAsia="en-US"/>
        </w:rPr>
        <w:t>.</w:t>
      </w:r>
      <w:r w:rsidRPr="00916F88">
        <w:rPr>
          <w:rFonts w:eastAsiaTheme="minorHAnsi"/>
          <w:lang w:val="en-GB" w:eastAsia="en-US"/>
        </w:rPr>
        <w:t xml:space="preserve"> </w:t>
      </w:r>
      <w:r w:rsidRPr="00916F88">
        <w:rPr>
          <w:lang w:val="en-GB"/>
        </w:rPr>
        <w:t>Cataloguing gold and silver coins available for analysis (8th-13th c.)</w:t>
      </w:r>
    </w:p>
    <w:p w14:paraId="01C1E4A9" w14:textId="7BD86C74" w:rsidR="00036814" w:rsidRPr="00916F88" w:rsidRDefault="000D30BF" w:rsidP="00B47935">
      <w:pPr>
        <w:autoSpaceDE w:val="0"/>
        <w:autoSpaceDN w:val="0"/>
        <w:adjustRightInd w:val="0"/>
        <w:spacing w:before="0" w:after="0" w:line="240" w:lineRule="auto"/>
        <w:rPr>
          <w:rFonts w:asciiTheme="minorHAnsi" w:hAnsiTheme="minorHAnsi" w:cstheme="minorHAnsi"/>
          <w:i/>
          <w:color w:val="2E74B5" w:themeColor="accent1" w:themeShade="BF"/>
          <w:lang w:val="en-GB"/>
        </w:rPr>
      </w:pPr>
      <w:r w:rsidRPr="00916F88">
        <w:rPr>
          <w:rFonts w:asciiTheme="minorHAnsi" w:hAnsiTheme="minorHAnsi" w:cstheme="minorHAnsi"/>
          <w:iCs/>
          <w:color w:val="2E74B5" w:themeColor="accent1" w:themeShade="BF"/>
          <w:lang w:val="en-GB"/>
        </w:rPr>
        <w:t>Responsible:</w:t>
      </w:r>
      <w:r w:rsidR="00036814" w:rsidRPr="00916F88">
        <w:rPr>
          <w:rFonts w:asciiTheme="minorHAnsi" w:hAnsiTheme="minorHAnsi" w:cstheme="minorHAnsi"/>
          <w:iCs/>
          <w:color w:val="2E74B5" w:themeColor="accent1" w:themeShade="BF"/>
          <w:lang w:val="en-GB"/>
        </w:rPr>
        <w:t xml:space="preserve"> Sébastien Gasc</w:t>
      </w:r>
    </w:p>
    <w:p w14:paraId="7D40F38C" w14:textId="3790DC9B" w:rsidR="00D16BA3" w:rsidRDefault="00D16BA3" w:rsidP="00D47CEF">
      <w:pPr>
        <w:autoSpaceDE w:val="0"/>
        <w:autoSpaceDN w:val="0"/>
        <w:adjustRightInd w:val="0"/>
        <w:spacing w:before="0" w:line="276" w:lineRule="auto"/>
        <w:rPr>
          <w:rFonts w:ascii="Calibri" w:hAnsi="Calibri"/>
          <w:bCs/>
          <w:iCs/>
          <w:lang w:val="en-GB"/>
        </w:rPr>
      </w:pPr>
      <w:r w:rsidRPr="00DF7012">
        <w:rPr>
          <w:rFonts w:ascii="Calibri" w:hAnsi="Calibri"/>
          <w:bCs/>
          <w:iCs/>
          <w:lang w:val="en-GB"/>
        </w:rPr>
        <w:t xml:space="preserve">The study of coins from the </w:t>
      </w:r>
      <w:r>
        <w:rPr>
          <w:rFonts w:ascii="Calibri" w:hAnsi="Calibri"/>
          <w:bCs/>
          <w:iCs/>
          <w:lang w:val="en-GB"/>
        </w:rPr>
        <w:t>collections</w:t>
      </w:r>
      <w:r w:rsidRPr="00DF7012">
        <w:rPr>
          <w:rFonts w:ascii="Calibri" w:hAnsi="Calibri"/>
          <w:bCs/>
          <w:iCs/>
          <w:lang w:val="en-GB"/>
        </w:rPr>
        <w:t xml:space="preserve"> that will provide the coins to be analysed will </w:t>
      </w:r>
      <w:r>
        <w:rPr>
          <w:rFonts w:ascii="Calibri" w:hAnsi="Calibri"/>
          <w:bCs/>
          <w:iCs/>
          <w:lang w:val="en-GB"/>
        </w:rPr>
        <w:t>allow</w:t>
      </w:r>
      <w:r w:rsidRPr="00DF7012">
        <w:rPr>
          <w:rFonts w:ascii="Calibri" w:hAnsi="Calibri"/>
          <w:bCs/>
          <w:iCs/>
          <w:lang w:val="en-GB"/>
        </w:rPr>
        <w:t xml:space="preserve"> to retrace the monetary history of the reigning and issuing dynasties in the western Mediterranean basin. </w:t>
      </w:r>
      <w:r w:rsidR="003E7E16" w:rsidRPr="003E7E16">
        <w:rPr>
          <w:rFonts w:ascii="Calibri" w:hAnsi="Calibri"/>
          <w:bCs/>
          <w:iCs/>
          <w:lang w:val="en-GB"/>
        </w:rPr>
        <w:t>Compatible with and complementary to the coordinator's research programme</w:t>
      </w:r>
      <w:r w:rsidR="003E7E16">
        <w:rPr>
          <w:rFonts w:ascii="Calibri" w:hAnsi="Calibri"/>
          <w:bCs/>
          <w:iCs/>
          <w:lang w:val="en-GB"/>
        </w:rPr>
        <w:t>, t</w:t>
      </w:r>
      <w:r w:rsidR="0084332C" w:rsidRPr="0084332C">
        <w:rPr>
          <w:rFonts w:ascii="Calibri" w:hAnsi="Calibri"/>
          <w:bCs/>
          <w:iCs/>
          <w:lang w:val="en-GB"/>
        </w:rPr>
        <w:t>his first part is already underway and will be continued even before the project begins.</w:t>
      </w:r>
    </w:p>
    <w:p w14:paraId="44F404E2" w14:textId="0F191F5E" w:rsidR="00E714C9" w:rsidRPr="00074F05" w:rsidRDefault="00E714C9" w:rsidP="00B47935">
      <w:pPr>
        <w:autoSpaceDE w:val="0"/>
        <w:autoSpaceDN w:val="0"/>
        <w:adjustRightInd w:val="0"/>
        <w:spacing w:after="0" w:line="240" w:lineRule="auto"/>
        <w:rPr>
          <w:rFonts w:ascii="Calibri-BoldItalic" w:eastAsiaTheme="minorHAnsi" w:hAnsi="Calibri-BoldItalic" w:cs="Calibri-BoldItalic"/>
          <w:i/>
          <w:iCs/>
          <w:color w:val="2E74B5" w:themeColor="accent1" w:themeShade="BF"/>
          <w:lang w:val="en-GB" w:eastAsia="en-US"/>
        </w:rPr>
      </w:pPr>
      <w:r w:rsidRPr="00074F05">
        <w:rPr>
          <w:rFonts w:ascii="Calibri-BoldItalic" w:eastAsiaTheme="minorHAnsi" w:hAnsi="Calibri-BoldItalic" w:cs="Calibri-BoldItalic"/>
          <w:i/>
          <w:iCs/>
          <w:color w:val="2E74B5" w:themeColor="accent1" w:themeShade="BF"/>
          <w:lang w:val="en-GB" w:eastAsia="en-US"/>
        </w:rPr>
        <w:t>Task 1.1. Numismatic studies</w:t>
      </w:r>
    </w:p>
    <w:p w14:paraId="606C2499" w14:textId="1C9CBAA2" w:rsidR="00E714C9" w:rsidRPr="00B66923" w:rsidRDefault="00E714C9" w:rsidP="00D47CEF">
      <w:pPr>
        <w:autoSpaceDE w:val="0"/>
        <w:autoSpaceDN w:val="0"/>
        <w:adjustRightInd w:val="0"/>
        <w:spacing w:before="0" w:after="0" w:line="276" w:lineRule="auto"/>
        <w:rPr>
          <w:rFonts w:ascii="Calibri" w:eastAsiaTheme="minorHAnsi" w:hAnsi="Calibri" w:cs="Calibri"/>
          <w:color w:val="000000"/>
          <w:lang w:val="en-GB" w:eastAsia="en-US"/>
        </w:rPr>
      </w:pPr>
      <w:r w:rsidRPr="00B66923">
        <w:rPr>
          <w:rFonts w:ascii="Calibri-Bold" w:eastAsiaTheme="minorHAnsi" w:hAnsi="Calibri-Bold" w:cs="Calibri-Bold"/>
          <w:b/>
          <w:bCs/>
          <w:color w:val="000000"/>
          <w:lang w:val="en-GB" w:eastAsia="en-US"/>
        </w:rPr>
        <w:t xml:space="preserve">Objectives. </w:t>
      </w:r>
      <w:r w:rsidR="00D82BA0" w:rsidRPr="00D82BA0">
        <w:rPr>
          <w:rFonts w:ascii="Calibri" w:eastAsiaTheme="minorHAnsi" w:hAnsi="Calibri" w:cs="Calibri"/>
          <w:color w:val="000000"/>
          <w:lang w:val="en-GB" w:eastAsia="en-US"/>
        </w:rPr>
        <w:t xml:space="preserve">The aim will be to </w:t>
      </w:r>
      <w:r w:rsidR="00677FCD">
        <w:rPr>
          <w:rFonts w:ascii="Calibri" w:eastAsiaTheme="minorHAnsi" w:hAnsi="Calibri" w:cs="Calibri"/>
          <w:color w:val="000000"/>
          <w:lang w:val="en-GB" w:eastAsia="en-US"/>
        </w:rPr>
        <w:t>gather</w:t>
      </w:r>
      <w:r w:rsidR="00D82BA0" w:rsidRPr="00D82BA0">
        <w:rPr>
          <w:rFonts w:ascii="Calibri" w:eastAsiaTheme="minorHAnsi" w:hAnsi="Calibri" w:cs="Calibri"/>
          <w:color w:val="000000"/>
          <w:lang w:val="en-GB" w:eastAsia="en-US"/>
        </w:rPr>
        <w:t xml:space="preserve"> in a single corpus all the coins likely to be the subject of </w:t>
      </w:r>
      <w:r w:rsidR="00866E7C">
        <w:rPr>
          <w:rFonts w:ascii="Calibri" w:eastAsiaTheme="minorHAnsi" w:hAnsi="Calibri" w:cs="Calibri"/>
          <w:color w:val="000000"/>
          <w:lang w:val="en-GB" w:eastAsia="en-US"/>
        </w:rPr>
        <w:t>elemental</w:t>
      </w:r>
      <w:r w:rsidR="00D82BA0" w:rsidRPr="00D82BA0">
        <w:rPr>
          <w:rFonts w:ascii="Calibri" w:eastAsiaTheme="minorHAnsi" w:hAnsi="Calibri" w:cs="Calibri"/>
          <w:color w:val="000000"/>
          <w:lang w:val="en-GB" w:eastAsia="en-US"/>
        </w:rPr>
        <w:t xml:space="preserve"> analyses. </w:t>
      </w:r>
      <w:r w:rsidR="00031B9D" w:rsidRPr="00031B9D">
        <w:rPr>
          <w:rFonts w:ascii="Calibri" w:eastAsiaTheme="minorHAnsi" w:hAnsi="Calibri" w:cs="Calibri"/>
          <w:color w:val="000000"/>
          <w:lang w:val="en-GB" w:eastAsia="en-US"/>
        </w:rPr>
        <w:t>Many of the coins studied were minted in al-Andalus, but the other areas of the Muslim West are also well represented in the corpus.</w:t>
      </w:r>
    </w:p>
    <w:p w14:paraId="417AEEC3" w14:textId="55E45459" w:rsidR="000F4A2C" w:rsidRPr="000F4A2C" w:rsidRDefault="00E714C9" w:rsidP="00D47CEF">
      <w:pPr>
        <w:autoSpaceDE w:val="0"/>
        <w:autoSpaceDN w:val="0"/>
        <w:adjustRightInd w:val="0"/>
        <w:spacing w:before="0" w:after="0" w:line="276" w:lineRule="auto"/>
        <w:rPr>
          <w:rFonts w:ascii="Calibri" w:eastAsiaTheme="minorHAnsi" w:hAnsi="Calibri" w:cs="Calibri"/>
          <w:color w:val="000000"/>
          <w:lang w:val="en-GB" w:eastAsia="en-US"/>
        </w:rPr>
      </w:pPr>
      <w:r w:rsidRPr="00B66923">
        <w:rPr>
          <w:rFonts w:ascii="Calibri-Bold" w:eastAsiaTheme="minorHAnsi" w:hAnsi="Calibri-Bold" w:cs="Calibri-Bold"/>
          <w:b/>
          <w:bCs/>
          <w:color w:val="000000"/>
          <w:lang w:val="en-GB" w:eastAsia="en-US"/>
        </w:rPr>
        <w:t xml:space="preserve">Methods. </w:t>
      </w:r>
      <w:r w:rsidR="00D82BA0" w:rsidRPr="00D82BA0">
        <w:rPr>
          <w:rFonts w:ascii="Calibri" w:eastAsiaTheme="minorHAnsi" w:hAnsi="Calibri" w:cs="Calibri"/>
          <w:color w:val="000000"/>
          <w:lang w:val="en-GB" w:eastAsia="en-US"/>
        </w:rPr>
        <w:t xml:space="preserve">This task will be based on the study of several </w:t>
      </w:r>
      <w:r w:rsidR="00074F05">
        <w:rPr>
          <w:rFonts w:ascii="Calibri" w:eastAsiaTheme="minorHAnsi" w:hAnsi="Calibri" w:cs="Calibri"/>
          <w:color w:val="000000"/>
          <w:lang w:val="en-GB" w:eastAsia="en-US"/>
        </w:rPr>
        <w:t>collections</w:t>
      </w:r>
      <w:r w:rsidR="00D82BA0" w:rsidRPr="00D82BA0">
        <w:rPr>
          <w:rFonts w:ascii="Calibri" w:eastAsiaTheme="minorHAnsi" w:hAnsi="Calibri" w:cs="Calibri"/>
          <w:color w:val="000000"/>
          <w:lang w:val="en-GB" w:eastAsia="en-US"/>
        </w:rPr>
        <w:t xml:space="preserve">, some of which are already known to the project coordinator. In a second phase, the corpus of coins to be analysed will be defined on the </w:t>
      </w:r>
      <w:r w:rsidR="00D82BA0" w:rsidRPr="00D82BA0">
        <w:rPr>
          <w:rFonts w:ascii="Calibri" w:eastAsiaTheme="minorHAnsi" w:hAnsi="Calibri" w:cs="Calibri"/>
          <w:color w:val="000000"/>
          <w:lang w:val="en-GB" w:eastAsia="en-US"/>
        </w:rPr>
        <w:lastRenderedPageBreak/>
        <w:t xml:space="preserve">basis of the characteristics of each, in particular the years and </w:t>
      </w:r>
      <w:r w:rsidR="00D82BA0">
        <w:rPr>
          <w:rFonts w:ascii="Calibri" w:eastAsiaTheme="minorHAnsi" w:hAnsi="Calibri" w:cs="Calibri"/>
          <w:color w:val="000000"/>
          <w:lang w:val="en-GB" w:eastAsia="en-US"/>
        </w:rPr>
        <w:t>mints</w:t>
      </w:r>
      <w:r w:rsidR="00D82BA0" w:rsidRPr="00D82BA0">
        <w:rPr>
          <w:rFonts w:ascii="Calibri" w:eastAsiaTheme="minorHAnsi" w:hAnsi="Calibri" w:cs="Calibri"/>
          <w:color w:val="000000"/>
          <w:lang w:val="en-GB" w:eastAsia="en-US"/>
        </w:rPr>
        <w:t xml:space="preserve"> of issue.</w:t>
      </w:r>
      <w:r w:rsidR="000F4A2C">
        <w:rPr>
          <w:rFonts w:ascii="Calibri" w:eastAsiaTheme="minorHAnsi" w:hAnsi="Calibri" w:cs="Calibri"/>
          <w:color w:val="000000"/>
          <w:lang w:val="en-GB" w:eastAsia="en-US"/>
        </w:rPr>
        <w:t xml:space="preserve"> </w:t>
      </w:r>
      <w:r w:rsidR="000F4A2C" w:rsidRPr="000F4A2C">
        <w:rPr>
          <w:rFonts w:ascii="Calibri" w:eastAsiaTheme="minorHAnsi" w:hAnsi="Calibri" w:cs="Calibri"/>
          <w:color w:val="000000"/>
          <w:lang w:val="en-GB" w:eastAsia="en-US"/>
        </w:rPr>
        <w:t xml:space="preserve">While the dinars and dirhams of al-Andalus are well known and listed in numismatic catalogues, no </w:t>
      </w:r>
      <w:r w:rsidR="00677FCD">
        <w:rPr>
          <w:rFonts w:ascii="Calibri" w:eastAsiaTheme="minorHAnsi" w:hAnsi="Calibri" w:cs="Calibri"/>
          <w:color w:val="000000"/>
          <w:lang w:val="en-GB" w:eastAsia="en-US"/>
        </w:rPr>
        <w:t xml:space="preserve">recent </w:t>
      </w:r>
      <w:r w:rsidR="000F4A2C" w:rsidRPr="000F4A2C">
        <w:rPr>
          <w:rFonts w:ascii="Calibri" w:eastAsiaTheme="minorHAnsi" w:hAnsi="Calibri" w:cs="Calibri"/>
          <w:color w:val="000000"/>
          <w:lang w:val="en-GB" w:eastAsia="en-US"/>
        </w:rPr>
        <w:t>approach has</w:t>
      </w:r>
      <w:r w:rsidR="00677FCD">
        <w:rPr>
          <w:rFonts w:ascii="Calibri" w:eastAsiaTheme="minorHAnsi" w:hAnsi="Calibri" w:cs="Calibri"/>
          <w:color w:val="000000"/>
          <w:lang w:val="en-GB" w:eastAsia="en-US"/>
        </w:rPr>
        <w:t xml:space="preserve"> provided an overview, </w:t>
      </w:r>
      <w:r w:rsidR="000F4A2C" w:rsidRPr="000F4A2C">
        <w:rPr>
          <w:rFonts w:ascii="Calibri" w:eastAsiaTheme="minorHAnsi" w:hAnsi="Calibri" w:cs="Calibri"/>
          <w:color w:val="000000"/>
          <w:lang w:val="en-GB" w:eastAsia="en-US"/>
        </w:rPr>
        <w:t xml:space="preserve">brought together in a corpus the coins of the various powers of the Muslim West. </w:t>
      </w:r>
    </w:p>
    <w:p w14:paraId="2FC4DAE6" w14:textId="37BA9507" w:rsidR="00E714C9" w:rsidRDefault="000F4A2C" w:rsidP="00D47CEF">
      <w:pPr>
        <w:autoSpaceDE w:val="0"/>
        <w:autoSpaceDN w:val="0"/>
        <w:adjustRightInd w:val="0"/>
        <w:spacing w:before="0" w:after="0" w:line="276" w:lineRule="auto"/>
        <w:rPr>
          <w:rFonts w:ascii="Calibri" w:eastAsiaTheme="minorHAnsi" w:hAnsi="Calibri" w:cs="Calibri"/>
          <w:color w:val="000000"/>
          <w:lang w:val="en-GB" w:eastAsia="en-US"/>
        </w:rPr>
      </w:pPr>
      <w:r w:rsidRPr="000F4A2C">
        <w:rPr>
          <w:rFonts w:ascii="Calibri" w:eastAsiaTheme="minorHAnsi" w:hAnsi="Calibri" w:cs="Calibri"/>
          <w:color w:val="000000"/>
          <w:lang w:val="en-GB" w:eastAsia="en-US"/>
        </w:rPr>
        <w:t xml:space="preserve">In view of the amount of work involved, the task will be completed as soon as possible, incorporating the coins of the Umayyads, Aghlabids, Idrissids, Midrar dynasty in </w:t>
      </w:r>
      <w:r w:rsidRPr="00D01585">
        <w:rPr>
          <w:rFonts w:asciiTheme="minorHAnsi" w:hAnsiTheme="minorHAnsi" w:cstheme="minorHAnsi"/>
          <w:bCs/>
          <w:iCs/>
          <w:lang w:val="en-GB"/>
        </w:rPr>
        <w:t>Si</w:t>
      </w:r>
      <w:r w:rsidRPr="00D01585">
        <w:rPr>
          <w:rFonts w:asciiTheme="minorHAnsi" w:hAnsiTheme="minorHAnsi" w:cstheme="minorHAnsi"/>
          <w:iCs/>
          <w:lang w:val="en-GB"/>
        </w:rPr>
        <w:t>ǧ</w:t>
      </w:r>
      <w:r w:rsidRPr="00D01585">
        <w:rPr>
          <w:rFonts w:asciiTheme="minorHAnsi" w:hAnsiTheme="minorHAnsi" w:cstheme="minorHAnsi"/>
          <w:bCs/>
          <w:iCs/>
          <w:lang w:val="en-GB"/>
        </w:rPr>
        <w:t>ilmāsa</w:t>
      </w:r>
      <w:r w:rsidRPr="000F4A2C">
        <w:rPr>
          <w:rFonts w:ascii="Calibri" w:eastAsiaTheme="minorHAnsi" w:hAnsi="Calibri" w:cs="Calibri"/>
          <w:color w:val="000000"/>
          <w:lang w:val="en-GB" w:eastAsia="en-US"/>
        </w:rPr>
        <w:t>, Amirids, the various Taifa kings of the 11th century, the Almoravids and the Almohads. These coins will be supplemented by other pieces, which are essential for comparative studies and sometimes complete the chronology or area under consideration.</w:t>
      </w:r>
      <w:r>
        <w:rPr>
          <w:rFonts w:ascii="Calibri" w:eastAsiaTheme="minorHAnsi" w:hAnsi="Calibri" w:cs="Calibri"/>
          <w:color w:val="000000"/>
          <w:lang w:val="en-GB" w:eastAsia="en-US"/>
        </w:rPr>
        <w:t xml:space="preserve"> </w:t>
      </w:r>
      <w:r w:rsidR="00FE5F6A">
        <w:rPr>
          <w:rFonts w:ascii="Calibri" w:eastAsiaTheme="minorHAnsi" w:hAnsi="Calibri" w:cs="Calibri"/>
          <w:color w:val="000000"/>
          <w:lang w:val="en-GB" w:eastAsia="en-US"/>
        </w:rPr>
        <w:t>So, t</w:t>
      </w:r>
      <w:r w:rsidRPr="000F4A2C">
        <w:rPr>
          <w:rFonts w:ascii="Calibri" w:eastAsiaTheme="minorHAnsi" w:hAnsi="Calibri" w:cs="Calibri"/>
          <w:color w:val="000000"/>
          <w:lang w:val="en-GB" w:eastAsia="en-US"/>
        </w:rPr>
        <w:t>he corpus will include the first Christian coins minted after the conquests of the principalities in the north of the Peninsula, based on the Almoravid dinars</w:t>
      </w:r>
      <w:r w:rsidR="00FE5F6A">
        <w:rPr>
          <w:rFonts w:ascii="Calibri" w:eastAsiaTheme="minorHAnsi" w:hAnsi="Calibri" w:cs="Calibri"/>
          <w:color w:val="000000"/>
          <w:lang w:val="en-GB" w:eastAsia="en-US"/>
        </w:rPr>
        <w:t xml:space="preserve">. </w:t>
      </w:r>
      <w:r w:rsidR="00FE5F6A" w:rsidRPr="00FE5F6A">
        <w:rPr>
          <w:rFonts w:ascii="Calibri" w:eastAsiaTheme="minorHAnsi" w:hAnsi="Calibri" w:cs="Calibri"/>
          <w:color w:val="000000"/>
          <w:lang w:val="en-GB" w:eastAsia="en-US"/>
        </w:rPr>
        <w:t xml:space="preserve">The kings of Castile, Alfonso VII (1126-1157) and Alfonso VIII (1158-1214), followed the </w:t>
      </w:r>
      <w:r w:rsidR="00FE5F6A">
        <w:rPr>
          <w:rFonts w:ascii="Calibri" w:eastAsiaTheme="minorHAnsi" w:hAnsi="Calibri" w:cs="Calibri"/>
          <w:color w:val="000000"/>
          <w:lang w:val="en-GB" w:eastAsia="en-US"/>
        </w:rPr>
        <w:t>Islamic</w:t>
      </w:r>
      <w:r w:rsidR="00FE5F6A" w:rsidRPr="00FE5F6A">
        <w:rPr>
          <w:rFonts w:ascii="Calibri" w:eastAsiaTheme="minorHAnsi" w:hAnsi="Calibri" w:cs="Calibri"/>
          <w:color w:val="000000"/>
          <w:lang w:val="en-GB" w:eastAsia="en-US"/>
        </w:rPr>
        <w:t xml:space="preserve"> model for minting gold. </w:t>
      </w:r>
      <w:r w:rsidR="00FE5F6A">
        <w:rPr>
          <w:rFonts w:ascii="Calibri" w:eastAsiaTheme="minorHAnsi" w:hAnsi="Calibri" w:cs="Calibri"/>
          <w:color w:val="000000"/>
          <w:lang w:val="en-GB" w:eastAsia="en-US"/>
        </w:rPr>
        <w:t>Indeed, t</w:t>
      </w:r>
      <w:r w:rsidR="00FE5F6A" w:rsidRPr="00FE5F6A">
        <w:rPr>
          <w:rFonts w:ascii="Calibri" w:eastAsiaTheme="minorHAnsi" w:hAnsi="Calibri" w:cs="Calibri"/>
          <w:color w:val="000000"/>
          <w:lang w:val="en-GB" w:eastAsia="en-US"/>
        </w:rPr>
        <w:t>he so-called ‘Alfonsín’ dinars (</w:t>
      </w:r>
      <w:r w:rsidR="00FE5F6A" w:rsidRPr="00BE4B02">
        <w:rPr>
          <w:rFonts w:ascii="Calibri" w:eastAsiaTheme="minorHAnsi" w:hAnsi="Calibri" w:cs="Calibri"/>
          <w:i/>
          <w:iCs/>
          <w:color w:val="000000"/>
          <w:lang w:val="en-GB" w:eastAsia="en-US"/>
        </w:rPr>
        <w:t>maravedís</w:t>
      </w:r>
      <w:r w:rsidR="00FE5F6A" w:rsidRPr="00FE5F6A">
        <w:rPr>
          <w:rFonts w:ascii="Calibri" w:eastAsiaTheme="minorHAnsi" w:hAnsi="Calibri" w:cs="Calibri"/>
          <w:color w:val="000000"/>
          <w:lang w:val="en-GB" w:eastAsia="en-US"/>
        </w:rPr>
        <w:t xml:space="preserve">) imitated the </w:t>
      </w:r>
      <w:r w:rsidR="00FE5F6A">
        <w:rPr>
          <w:rFonts w:ascii="Calibri" w:eastAsiaTheme="minorHAnsi" w:hAnsi="Calibri" w:cs="Calibri"/>
          <w:color w:val="000000"/>
          <w:lang w:val="en-GB" w:eastAsia="en-US"/>
        </w:rPr>
        <w:t xml:space="preserve">renowned </w:t>
      </w:r>
      <w:r w:rsidR="00FE5F6A" w:rsidRPr="00FE5F6A">
        <w:rPr>
          <w:rFonts w:ascii="Calibri" w:eastAsiaTheme="minorHAnsi" w:hAnsi="Calibri" w:cs="Calibri"/>
          <w:color w:val="000000"/>
          <w:lang w:val="en-GB" w:eastAsia="en-US"/>
        </w:rPr>
        <w:t>Almoravid coins and were stamped with Christian legends written in Arabic.</w:t>
      </w:r>
      <w:r w:rsidR="00FE5F6A">
        <w:rPr>
          <w:rFonts w:ascii="Calibri" w:eastAsiaTheme="minorHAnsi" w:hAnsi="Calibri" w:cs="Calibri"/>
          <w:color w:val="000000"/>
          <w:lang w:val="en-GB" w:eastAsia="en-US"/>
        </w:rPr>
        <w:t xml:space="preserve"> Finally, s</w:t>
      </w:r>
      <w:r w:rsidRPr="000F4A2C">
        <w:rPr>
          <w:rFonts w:ascii="Calibri" w:eastAsiaTheme="minorHAnsi" w:hAnsi="Calibri" w:cs="Calibri"/>
          <w:color w:val="000000"/>
          <w:lang w:val="en-GB" w:eastAsia="en-US"/>
        </w:rPr>
        <w:t xml:space="preserve">everal Fatimid dinars minted in the caliphate's western </w:t>
      </w:r>
      <w:r w:rsidR="00E95B05">
        <w:rPr>
          <w:rFonts w:ascii="Calibri" w:eastAsiaTheme="minorHAnsi" w:hAnsi="Calibri" w:cs="Calibri"/>
          <w:color w:val="000000"/>
          <w:lang w:val="en-GB" w:eastAsia="en-US"/>
        </w:rPr>
        <w:t>area</w:t>
      </w:r>
      <w:r w:rsidR="00FE5F6A">
        <w:rPr>
          <w:rFonts w:ascii="Calibri" w:eastAsiaTheme="minorHAnsi" w:hAnsi="Calibri" w:cs="Calibri"/>
          <w:color w:val="000000"/>
          <w:lang w:val="en-GB" w:eastAsia="en-US"/>
        </w:rPr>
        <w:t>, in North Afria</w:t>
      </w:r>
      <w:r w:rsidRPr="000F4A2C">
        <w:rPr>
          <w:rFonts w:ascii="Calibri" w:eastAsiaTheme="minorHAnsi" w:hAnsi="Calibri" w:cs="Calibri"/>
          <w:color w:val="000000"/>
          <w:lang w:val="en-GB" w:eastAsia="en-US"/>
        </w:rPr>
        <w:t xml:space="preserve"> (</w:t>
      </w:r>
      <w:r w:rsidR="00E95B05">
        <w:rPr>
          <w:rFonts w:ascii="Calibri" w:eastAsiaTheme="minorHAnsi" w:hAnsi="Calibri" w:cs="Calibri"/>
          <w:color w:val="000000"/>
          <w:lang w:val="en-GB" w:eastAsia="en-US"/>
        </w:rPr>
        <w:t xml:space="preserve">as in </w:t>
      </w:r>
      <w:r w:rsidR="00FE5F6A">
        <w:rPr>
          <w:rFonts w:ascii="Calibri" w:eastAsiaTheme="minorHAnsi" w:hAnsi="Calibri" w:cs="Calibri"/>
          <w:color w:val="000000"/>
          <w:lang w:val="en-GB" w:eastAsia="en-US"/>
        </w:rPr>
        <w:t>al-Man</w:t>
      </w:r>
      <w:r w:rsidR="00FE5F6A" w:rsidRPr="00FE5F6A">
        <w:rPr>
          <w:rFonts w:ascii="Calibri" w:eastAsiaTheme="minorHAnsi" w:hAnsi="Calibri" w:cs="Calibri"/>
          <w:color w:val="000000"/>
          <w:lang w:val="en-GB" w:eastAsia="en-US"/>
        </w:rPr>
        <w:t>ṣ</w:t>
      </w:r>
      <w:r w:rsidR="00FE5F6A">
        <w:rPr>
          <w:rFonts w:ascii="Calibri" w:eastAsiaTheme="minorHAnsi" w:hAnsi="Calibri" w:cs="Calibri"/>
          <w:color w:val="000000"/>
          <w:lang w:val="en-GB" w:eastAsia="en-US"/>
        </w:rPr>
        <w:t>ūriya or in al-Mahdiya</w:t>
      </w:r>
      <w:r w:rsidRPr="000F4A2C">
        <w:rPr>
          <w:rFonts w:ascii="Calibri" w:eastAsiaTheme="minorHAnsi" w:hAnsi="Calibri" w:cs="Calibri"/>
          <w:color w:val="000000"/>
          <w:lang w:val="en-GB" w:eastAsia="en-US"/>
        </w:rPr>
        <w:t xml:space="preserve">) </w:t>
      </w:r>
      <w:r w:rsidR="00FE5F6A">
        <w:rPr>
          <w:rFonts w:ascii="Calibri" w:eastAsiaTheme="minorHAnsi" w:hAnsi="Calibri" w:cs="Calibri"/>
          <w:color w:val="000000"/>
          <w:lang w:val="en-GB" w:eastAsia="en-US"/>
        </w:rPr>
        <w:t xml:space="preserve">and in Sicilia, </w:t>
      </w:r>
      <w:r w:rsidRPr="000F4A2C">
        <w:rPr>
          <w:rFonts w:ascii="Calibri" w:eastAsiaTheme="minorHAnsi" w:hAnsi="Calibri" w:cs="Calibri"/>
          <w:color w:val="000000"/>
          <w:lang w:val="en-GB" w:eastAsia="en-US"/>
        </w:rPr>
        <w:t>will also be studied.</w:t>
      </w:r>
      <w:r w:rsidR="00BE4B02">
        <w:rPr>
          <w:rFonts w:ascii="Calibri" w:eastAsiaTheme="minorHAnsi" w:hAnsi="Calibri" w:cs="Calibri"/>
          <w:color w:val="000000"/>
          <w:lang w:val="en-GB" w:eastAsia="en-US"/>
        </w:rPr>
        <w:t xml:space="preserve"> </w:t>
      </w:r>
    </w:p>
    <w:p w14:paraId="47F67376" w14:textId="5E81B427" w:rsidR="00316B70" w:rsidRDefault="00316B70" w:rsidP="00D47CEF">
      <w:pPr>
        <w:autoSpaceDE w:val="0"/>
        <w:autoSpaceDN w:val="0"/>
        <w:adjustRightInd w:val="0"/>
        <w:spacing w:before="0" w:after="0" w:line="276" w:lineRule="auto"/>
        <w:rPr>
          <w:rFonts w:ascii="Calibri" w:eastAsiaTheme="minorHAnsi" w:hAnsi="Calibri" w:cs="Calibri"/>
          <w:color w:val="000000"/>
          <w:lang w:val="en-GB" w:eastAsia="en-US"/>
        </w:rPr>
      </w:pPr>
      <w:r w:rsidRPr="00316B70">
        <w:rPr>
          <w:rFonts w:ascii="Calibri" w:eastAsiaTheme="minorHAnsi" w:hAnsi="Calibri" w:cs="Calibri"/>
          <w:color w:val="000000"/>
          <w:lang w:val="en-GB" w:eastAsia="en-US"/>
        </w:rPr>
        <w:t>This</w:t>
      </w:r>
      <w:r w:rsidR="00BE4B02">
        <w:rPr>
          <w:rFonts w:ascii="Calibri" w:eastAsiaTheme="minorHAnsi" w:hAnsi="Calibri" w:cs="Calibri"/>
          <w:color w:val="000000"/>
          <w:lang w:val="en-GB" w:eastAsia="en-US"/>
        </w:rPr>
        <w:t xml:space="preserve"> task </w:t>
      </w:r>
      <w:r w:rsidRPr="00316B70">
        <w:rPr>
          <w:rFonts w:ascii="Calibri" w:eastAsiaTheme="minorHAnsi" w:hAnsi="Calibri" w:cs="Calibri"/>
          <w:color w:val="000000"/>
          <w:lang w:val="en-GB" w:eastAsia="en-US"/>
        </w:rPr>
        <w:t xml:space="preserve">will be carried out throughout the project, following on from the coordinator's </w:t>
      </w:r>
      <w:r w:rsidR="00BE4B02">
        <w:rPr>
          <w:rFonts w:ascii="Calibri" w:eastAsiaTheme="minorHAnsi" w:hAnsi="Calibri" w:cs="Calibri"/>
          <w:color w:val="000000"/>
          <w:lang w:val="en-GB" w:eastAsia="en-US"/>
        </w:rPr>
        <w:t>studies</w:t>
      </w:r>
      <w:r w:rsidRPr="00316B70">
        <w:rPr>
          <w:rFonts w:ascii="Calibri" w:eastAsiaTheme="minorHAnsi" w:hAnsi="Calibri" w:cs="Calibri"/>
          <w:color w:val="000000"/>
          <w:lang w:val="en-GB" w:eastAsia="en-US"/>
        </w:rPr>
        <w:t xml:space="preserve">, </w:t>
      </w:r>
      <w:r w:rsidR="00BE4B02" w:rsidRPr="00BE4B02">
        <w:rPr>
          <w:rFonts w:ascii="Calibri" w:eastAsiaTheme="minorHAnsi" w:hAnsi="Calibri" w:cs="Calibri"/>
          <w:color w:val="000000"/>
          <w:lang w:val="en-GB" w:eastAsia="en-US"/>
        </w:rPr>
        <w:t xml:space="preserve">whose data already allow an initial quantification </w:t>
      </w:r>
      <w:r w:rsidR="00BE4B02">
        <w:rPr>
          <w:rFonts w:ascii="Calibri" w:eastAsiaTheme="minorHAnsi" w:hAnsi="Calibri" w:cs="Calibri"/>
          <w:color w:val="000000"/>
          <w:lang w:val="en-GB" w:eastAsia="en-US"/>
        </w:rPr>
        <w:t>of coins to analyse</w:t>
      </w:r>
      <w:r w:rsidRPr="00316B70">
        <w:rPr>
          <w:rFonts w:ascii="Calibri" w:eastAsiaTheme="minorHAnsi" w:hAnsi="Calibri" w:cs="Calibri"/>
          <w:color w:val="000000"/>
          <w:lang w:val="en-GB" w:eastAsia="en-US"/>
        </w:rPr>
        <w:t xml:space="preserve"> </w:t>
      </w:r>
      <w:r w:rsidRPr="00316B70">
        <w:rPr>
          <w:rFonts w:ascii="Calibri" w:eastAsiaTheme="minorHAnsi" w:hAnsi="Calibri" w:cs="Calibri"/>
          <w:b/>
          <w:bCs/>
          <w:color w:val="000000"/>
          <w:lang w:val="en-GB" w:eastAsia="en-US"/>
        </w:rPr>
        <w:t>(fig. 3)</w:t>
      </w:r>
      <w:r w:rsidRPr="00316B70">
        <w:rPr>
          <w:rFonts w:ascii="Calibri" w:eastAsiaTheme="minorHAnsi" w:hAnsi="Calibri" w:cs="Calibri"/>
          <w:color w:val="000000"/>
          <w:lang w:val="en-GB" w:eastAsia="en-US"/>
        </w:rPr>
        <w:t>.</w:t>
      </w:r>
      <w:r>
        <w:rPr>
          <w:rFonts w:ascii="Calibri" w:eastAsiaTheme="minorHAnsi" w:hAnsi="Calibri" w:cs="Calibri"/>
          <w:color w:val="000000"/>
          <w:lang w:val="en-GB" w:eastAsia="en-US"/>
        </w:rPr>
        <w:t xml:space="preserve"> </w:t>
      </w:r>
      <w:r w:rsidR="00BE4B02" w:rsidRPr="00BE4B02">
        <w:rPr>
          <w:rFonts w:ascii="Calibri" w:eastAsiaTheme="minorHAnsi" w:hAnsi="Calibri" w:cs="Calibri"/>
          <w:color w:val="000000"/>
          <w:lang w:val="en-GB" w:eastAsia="en-US"/>
        </w:rPr>
        <w:t>As opportunities for collaboration multiply following the contacts established as part of this application, this phase of the project may be extended over time, although the aim remains to limit it to the first 30 months of the programme.</w:t>
      </w:r>
    </w:p>
    <w:p w14:paraId="27F0E12F" w14:textId="7827B98F" w:rsidR="00316B70" w:rsidRDefault="004B6884" w:rsidP="00FD68B5">
      <w:pPr>
        <w:autoSpaceDE w:val="0"/>
        <w:autoSpaceDN w:val="0"/>
        <w:adjustRightInd w:val="0"/>
        <w:spacing w:before="0" w:line="240" w:lineRule="auto"/>
        <w:jc w:val="center"/>
        <w:rPr>
          <w:rFonts w:ascii="Calibri" w:eastAsiaTheme="minorHAnsi" w:hAnsi="Calibri" w:cs="Calibri"/>
          <w:color w:val="000000"/>
          <w:sz w:val="20"/>
          <w:szCs w:val="20"/>
          <w:lang w:val="en-GB" w:eastAsia="en-US"/>
        </w:rPr>
      </w:pPr>
      <w:r>
        <w:rPr>
          <w:rFonts w:ascii="Calibri" w:eastAsiaTheme="minorHAnsi" w:hAnsi="Calibri" w:cs="Calibri"/>
          <w:noProof/>
          <w:color w:val="000000"/>
          <w:lang w:val="en-GB" w:eastAsia="en-US"/>
        </w:rPr>
        <w:drawing>
          <wp:inline distT="0" distB="0" distL="0" distR="0" wp14:anchorId="603C0F77" wp14:editId="5D2F3A75">
            <wp:extent cx="5756275" cy="46894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275" cy="4689475"/>
                    </a:xfrm>
                    <a:prstGeom prst="rect">
                      <a:avLst/>
                    </a:prstGeom>
                    <a:noFill/>
                    <a:ln>
                      <a:noFill/>
                    </a:ln>
                  </pic:spPr>
                </pic:pic>
              </a:graphicData>
            </a:graphic>
          </wp:inline>
        </w:drawing>
      </w:r>
      <w:r w:rsidR="00316B70" w:rsidRPr="00316B70">
        <w:rPr>
          <w:rFonts w:ascii="Calibri" w:eastAsiaTheme="minorHAnsi" w:hAnsi="Calibri" w:cs="Calibri"/>
          <w:color w:val="000000"/>
          <w:sz w:val="20"/>
          <w:szCs w:val="20"/>
          <w:lang w:val="en-GB" w:eastAsia="en-US"/>
        </w:rPr>
        <w:t>Figure 3. Projected corpus</w:t>
      </w:r>
    </w:p>
    <w:p w14:paraId="6FCB8DC9" w14:textId="77777777" w:rsidR="00D47CEF" w:rsidRDefault="00D47CEF" w:rsidP="00D47CEF">
      <w:pPr>
        <w:autoSpaceDE w:val="0"/>
        <w:autoSpaceDN w:val="0"/>
        <w:adjustRightInd w:val="0"/>
        <w:spacing w:before="0" w:after="0" w:line="276" w:lineRule="auto"/>
        <w:rPr>
          <w:rFonts w:ascii="Calibri" w:eastAsiaTheme="minorHAnsi" w:hAnsi="Calibri" w:cs="Calibri"/>
          <w:color w:val="000000"/>
          <w:lang w:val="en-GB" w:eastAsia="en-US"/>
        </w:rPr>
      </w:pPr>
      <w:r w:rsidRPr="00B66923">
        <w:rPr>
          <w:rFonts w:ascii="Calibri-Bold" w:eastAsiaTheme="minorHAnsi" w:hAnsi="Calibri-Bold" w:cs="Calibri-Bold"/>
          <w:b/>
          <w:bCs/>
          <w:color w:val="000000"/>
          <w:lang w:val="en-GB" w:eastAsia="en-US"/>
        </w:rPr>
        <w:lastRenderedPageBreak/>
        <w:t xml:space="preserve">Main participants. </w:t>
      </w:r>
      <w:r w:rsidRPr="00D82BA0">
        <w:rPr>
          <w:rFonts w:ascii="Calibri" w:eastAsiaTheme="minorHAnsi" w:hAnsi="Calibri" w:cs="Calibri"/>
          <w:color w:val="000000"/>
          <w:lang w:val="en-GB" w:eastAsia="en-US"/>
        </w:rPr>
        <w:t xml:space="preserve">This part of the project can only be carried out by numismatists </w:t>
      </w:r>
      <w:r>
        <w:rPr>
          <w:rFonts w:ascii="Calibri" w:eastAsiaTheme="minorHAnsi" w:hAnsi="Calibri" w:cs="Calibri"/>
          <w:color w:val="000000"/>
          <w:lang w:val="en-GB" w:eastAsia="en-US"/>
        </w:rPr>
        <w:t>specialist of</w:t>
      </w:r>
      <w:r w:rsidRPr="00D82BA0">
        <w:rPr>
          <w:rFonts w:ascii="Calibri" w:eastAsiaTheme="minorHAnsi" w:hAnsi="Calibri" w:cs="Calibri"/>
          <w:color w:val="000000"/>
          <w:lang w:val="en-GB" w:eastAsia="en-US"/>
        </w:rPr>
        <w:t xml:space="preserve"> the coinage of the medieval </w:t>
      </w:r>
      <w:r>
        <w:rPr>
          <w:rFonts w:ascii="Calibri" w:eastAsiaTheme="minorHAnsi" w:hAnsi="Calibri" w:cs="Calibri"/>
          <w:color w:val="000000"/>
          <w:lang w:val="en-GB" w:eastAsia="en-US"/>
        </w:rPr>
        <w:t>Islamic</w:t>
      </w:r>
      <w:r w:rsidRPr="00D82BA0">
        <w:rPr>
          <w:rFonts w:ascii="Calibri" w:eastAsiaTheme="minorHAnsi" w:hAnsi="Calibri" w:cs="Calibri"/>
          <w:color w:val="000000"/>
          <w:lang w:val="en-GB" w:eastAsia="en-US"/>
        </w:rPr>
        <w:t xml:space="preserve"> West. It will therefore be up to Sébastien Gasc to gather information on the coins and to contact the various institutions likely to be able to provide it. Once the doctoral contract has been awarded, the doctoral student, </w:t>
      </w:r>
      <w:r>
        <w:rPr>
          <w:rFonts w:ascii="Calibri" w:eastAsiaTheme="minorHAnsi" w:hAnsi="Calibri" w:cs="Calibri"/>
          <w:color w:val="000000"/>
          <w:lang w:val="en-GB" w:eastAsia="en-US"/>
        </w:rPr>
        <w:t>specialising in</w:t>
      </w:r>
      <w:r w:rsidRPr="00D82BA0">
        <w:rPr>
          <w:rFonts w:ascii="Calibri" w:eastAsiaTheme="minorHAnsi" w:hAnsi="Calibri" w:cs="Calibri"/>
          <w:color w:val="000000"/>
          <w:lang w:val="en-GB" w:eastAsia="en-US"/>
        </w:rPr>
        <w:t xml:space="preserve"> Arab-Andalusian coins from the 11th-13th centuries, will take part in this first stage of the project.</w:t>
      </w:r>
      <w:r>
        <w:rPr>
          <w:rFonts w:ascii="Calibri" w:eastAsiaTheme="minorHAnsi" w:hAnsi="Calibri" w:cs="Calibri"/>
          <w:color w:val="000000"/>
          <w:lang w:val="en-GB" w:eastAsia="en-US"/>
        </w:rPr>
        <w:t xml:space="preserve"> </w:t>
      </w:r>
      <w:r w:rsidRPr="00F4415A">
        <w:rPr>
          <w:rFonts w:ascii="Calibri" w:eastAsiaTheme="minorHAnsi" w:hAnsi="Calibri" w:cs="Calibri"/>
          <w:color w:val="000000"/>
          <w:lang w:val="en-GB" w:eastAsia="en-US"/>
        </w:rPr>
        <w:t xml:space="preserve">His or her thesis will be supervised by one of the team members (Marc Bompaire, Professor Emeritus, or Guillaume Sarah, qualified to </w:t>
      </w:r>
      <w:r>
        <w:rPr>
          <w:rFonts w:ascii="Calibri" w:eastAsiaTheme="minorHAnsi" w:hAnsi="Calibri" w:cs="Calibri"/>
          <w:color w:val="000000"/>
          <w:lang w:val="en-GB" w:eastAsia="en-US"/>
        </w:rPr>
        <w:t>supervise PhD students</w:t>
      </w:r>
      <w:r w:rsidRPr="00F4415A">
        <w:rPr>
          <w:rFonts w:ascii="Calibri" w:eastAsiaTheme="minorHAnsi" w:hAnsi="Calibri" w:cs="Calibri"/>
          <w:color w:val="000000"/>
          <w:lang w:val="en-GB" w:eastAsia="en-US"/>
        </w:rPr>
        <w:t>) and co-supervised by Sébastien Gasc.</w:t>
      </w:r>
      <w:r w:rsidRPr="00D82BA0">
        <w:rPr>
          <w:rFonts w:ascii="Calibri" w:eastAsiaTheme="minorHAnsi" w:hAnsi="Calibri" w:cs="Calibri"/>
          <w:color w:val="000000"/>
          <w:lang w:val="en-GB" w:eastAsia="en-US"/>
        </w:rPr>
        <w:t xml:space="preserve"> </w:t>
      </w:r>
    </w:p>
    <w:p w14:paraId="45A235D9" w14:textId="77777777" w:rsidR="00D47CEF" w:rsidRPr="00D82BA0" w:rsidRDefault="00D47CEF" w:rsidP="00D47CEF">
      <w:pPr>
        <w:autoSpaceDE w:val="0"/>
        <w:autoSpaceDN w:val="0"/>
        <w:adjustRightInd w:val="0"/>
        <w:spacing w:before="0" w:after="0" w:line="276" w:lineRule="auto"/>
        <w:rPr>
          <w:rFonts w:ascii="Calibri" w:eastAsiaTheme="minorHAnsi" w:hAnsi="Calibri" w:cs="Calibri"/>
          <w:color w:val="000000"/>
          <w:lang w:val="en-GB" w:eastAsia="en-US"/>
        </w:rPr>
      </w:pPr>
      <w:r w:rsidRPr="007A2567">
        <w:rPr>
          <w:rFonts w:ascii="Calibri" w:eastAsiaTheme="minorHAnsi" w:hAnsi="Calibri" w:cs="Calibri"/>
          <w:color w:val="000000"/>
          <w:lang w:val="en-GB" w:eastAsia="en-US"/>
        </w:rPr>
        <w:t xml:space="preserve">During this phase, the project team will be able to count on the collaboration of staff from the partner museums. First and foremost, we should mention the support given to the project by Cécile Colonna, Director of the </w:t>
      </w:r>
      <w:r>
        <w:rPr>
          <w:rFonts w:ascii="Calibri" w:eastAsiaTheme="minorHAnsi" w:hAnsi="Calibri" w:cs="Calibri"/>
          <w:i/>
          <w:iCs/>
          <w:color w:val="000000"/>
          <w:lang w:val="en-GB" w:eastAsia="en-US"/>
        </w:rPr>
        <w:t>d</w:t>
      </w:r>
      <w:r w:rsidRPr="00F4415A">
        <w:rPr>
          <w:rFonts w:ascii="Calibri" w:eastAsiaTheme="minorHAnsi" w:hAnsi="Calibri" w:cs="Calibri"/>
          <w:i/>
          <w:iCs/>
          <w:color w:val="000000"/>
          <w:lang w:val="en-GB" w:eastAsia="en-US"/>
        </w:rPr>
        <w:t>épartement des Monnaies, médailles et antiques</w:t>
      </w:r>
      <w:r>
        <w:rPr>
          <w:rFonts w:ascii="Calibri" w:eastAsiaTheme="minorHAnsi" w:hAnsi="Calibri" w:cs="Calibri"/>
          <w:color w:val="000000"/>
          <w:lang w:val="en-GB" w:eastAsia="en-US"/>
        </w:rPr>
        <w:t xml:space="preserve"> </w:t>
      </w:r>
      <w:r w:rsidRPr="007A2567">
        <w:rPr>
          <w:rFonts w:ascii="Calibri" w:eastAsiaTheme="minorHAnsi" w:hAnsi="Calibri" w:cs="Calibri"/>
          <w:color w:val="000000"/>
          <w:lang w:val="en-GB" w:eastAsia="en-US"/>
        </w:rPr>
        <w:t xml:space="preserve">at the </w:t>
      </w:r>
      <w:r w:rsidRPr="00F4415A">
        <w:rPr>
          <w:rFonts w:ascii="Calibri" w:eastAsiaTheme="minorHAnsi" w:hAnsi="Calibri" w:cs="Calibri"/>
          <w:i/>
          <w:iCs/>
          <w:color w:val="000000"/>
          <w:lang w:val="en-GB" w:eastAsia="en-US"/>
        </w:rPr>
        <w:t>Bibliothèque nationale de France</w:t>
      </w:r>
      <w:r w:rsidRPr="007A2567">
        <w:rPr>
          <w:rFonts w:ascii="Calibri" w:eastAsiaTheme="minorHAnsi" w:hAnsi="Calibri" w:cs="Calibri"/>
          <w:color w:val="000000"/>
          <w:lang w:val="en-GB" w:eastAsia="en-US"/>
        </w:rPr>
        <w:t>, and Paul Froment, Acting Curator of Foreign Coins</w:t>
      </w:r>
      <w:r>
        <w:rPr>
          <w:rFonts w:ascii="Calibri" w:eastAsiaTheme="minorHAnsi" w:hAnsi="Calibri" w:cs="Calibri"/>
          <w:color w:val="000000"/>
          <w:lang w:val="en-GB" w:eastAsia="en-US"/>
        </w:rPr>
        <w:t xml:space="preserve"> (</w:t>
      </w:r>
      <w:r w:rsidRPr="007A2567">
        <w:rPr>
          <w:rFonts w:ascii="Calibri" w:eastAsiaTheme="minorHAnsi" w:hAnsi="Calibri" w:cs="Calibri"/>
          <w:color w:val="000000"/>
          <w:lang w:val="en-GB" w:eastAsia="en-US"/>
        </w:rPr>
        <w:t xml:space="preserve">which includes </w:t>
      </w:r>
      <w:r>
        <w:rPr>
          <w:rFonts w:ascii="Calibri" w:eastAsiaTheme="minorHAnsi" w:hAnsi="Calibri" w:cs="Calibri"/>
          <w:color w:val="000000"/>
          <w:lang w:val="en-GB" w:eastAsia="en-US"/>
        </w:rPr>
        <w:t>medieval Arabic</w:t>
      </w:r>
      <w:r w:rsidRPr="007A2567">
        <w:rPr>
          <w:rFonts w:ascii="Calibri" w:eastAsiaTheme="minorHAnsi" w:hAnsi="Calibri" w:cs="Calibri"/>
          <w:color w:val="000000"/>
          <w:lang w:val="en-GB" w:eastAsia="en-US"/>
        </w:rPr>
        <w:t xml:space="preserve"> coins</w:t>
      </w:r>
      <w:r>
        <w:rPr>
          <w:rFonts w:ascii="Calibri" w:eastAsiaTheme="minorHAnsi" w:hAnsi="Calibri" w:cs="Calibri"/>
          <w:color w:val="000000"/>
          <w:lang w:val="en-GB" w:eastAsia="en-US"/>
        </w:rPr>
        <w:t>)</w:t>
      </w:r>
      <w:r w:rsidRPr="007A2567">
        <w:rPr>
          <w:rFonts w:ascii="Calibri" w:eastAsiaTheme="minorHAnsi" w:hAnsi="Calibri" w:cs="Calibri"/>
          <w:color w:val="000000"/>
          <w:lang w:val="en-GB" w:eastAsia="en-US"/>
        </w:rPr>
        <w:t xml:space="preserve">. </w:t>
      </w:r>
      <w:r w:rsidRPr="00F4415A">
        <w:rPr>
          <w:rFonts w:ascii="Calibri" w:eastAsiaTheme="minorHAnsi" w:hAnsi="Calibri" w:cs="Calibri"/>
          <w:color w:val="000000"/>
          <w:lang w:val="en-GB" w:eastAsia="en-US"/>
        </w:rPr>
        <w:t>In addition, an agreement in principle for access to the coins and their analysis by LA-ICP-MS has been reached with the museums</w:t>
      </w:r>
      <w:r>
        <w:rPr>
          <w:rFonts w:ascii="Calibri" w:eastAsiaTheme="minorHAnsi" w:hAnsi="Calibri" w:cs="Calibri"/>
          <w:color w:val="000000"/>
          <w:lang w:val="en-GB" w:eastAsia="en-US"/>
        </w:rPr>
        <w:t xml:space="preserve"> of Castres (France) and Huesca (Spain). A</w:t>
      </w:r>
      <w:r w:rsidRPr="007A2567">
        <w:rPr>
          <w:rFonts w:ascii="Calibri" w:eastAsiaTheme="minorHAnsi" w:hAnsi="Calibri" w:cs="Calibri"/>
          <w:color w:val="000000"/>
          <w:lang w:val="en-GB" w:eastAsia="en-US"/>
        </w:rPr>
        <w:t xml:space="preserve"> number of meetings </w:t>
      </w:r>
      <w:r>
        <w:rPr>
          <w:rFonts w:ascii="Calibri" w:eastAsiaTheme="minorHAnsi" w:hAnsi="Calibri" w:cs="Calibri"/>
          <w:color w:val="000000"/>
          <w:lang w:val="en-GB" w:eastAsia="en-US"/>
        </w:rPr>
        <w:t>has been</w:t>
      </w:r>
      <w:r w:rsidRPr="007A2567">
        <w:rPr>
          <w:rFonts w:ascii="Calibri" w:eastAsiaTheme="minorHAnsi" w:hAnsi="Calibri" w:cs="Calibri"/>
          <w:color w:val="000000"/>
          <w:lang w:val="en-GB" w:eastAsia="en-US"/>
        </w:rPr>
        <w:t xml:space="preserve"> planned before the </w:t>
      </w:r>
      <w:r>
        <w:rPr>
          <w:rFonts w:ascii="Calibri" w:eastAsiaTheme="minorHAnsi" w:hAnsi="Calibri" w:cs="Calibri"/>
          <w:color w:val="000000"/>
          <w:lang w:val="en-GB" w:eastAsia="en-US"/>
        </w:rPr>
        <w:t xml:space="preserve">conception of the </w:t>
      </w:r>
      <w:r w:rsidRPr="007A2567">
        <w:rPr>
          <w:rFonts w:ascii="Calibri" w:eastAsiaTheme="minorHAnsi" w:hAnsi="Calibri" w:cs="Calibri"/>
          <w:color w:val="000000"/>
          <w:lang w:val="en-GB" w:eastAsia="en-US"/>
        </w:rPr>
        <w:t>project</w:t>
      </w:r>
      <w:r>
        <w:rPr>
          <w:rFonts w:ascii="Calibri" w:eastAsiaTheme="minorHAnsi" w:hAnsi="Calibri" w:cs="Calibri"/>
          <w:color w:val="000000"/>
          <w:lang w:val="en-GB" w:eastAsia="en-US"/>
        </w:rPr>
        <w:t xml:space="preserve">, as </w:t>
      </w:r>
      <w:r w:rsidRPr="007A2567">
        <w:rPr>
          <w:rFonts w:ascii="Calibri" w:eastAsiaTheme="minorHAnsi" w:hAnsi="Calibri" w:cs="Calibri"/>
          <w:color w:val="000000"/>
          <w:lang w:val="en-GB" w:eastAsia="en-US"/>
        </w:rPr>
        <w:t xml:space="preserve">with </w:t>
      </w:r>
      <w:r>
        <w:rPr>
          <w:rFonts w:ascii="Calibri" w:eastAsiaTheme="minorHAnsi" w:hAnsi="Calibri" w:cs="Calibri"/>
          <w:color w:val="000000"/>
          <w:lang w:val="en-GB" w:eastAsia="en-US"/>
        </w:rPr>
        <w:t xml:space="preserve">the </w:t>
      </w:r>
      <w:r w:rsidRPr="00F4415A">
        <w:rPr>
          <w:rFonts w:ascii="Calibri" w:eastAsiaTheme="minorHAnsi" w:hAnsi="Calibri" w:cs="Calibri"/>
          <w:i/>
          <w:iCs/>
          <w:color w:val="000000"/>
          <w:lang w:val="en-GB" w:eastAsia="en-US"/>
        </w:rPr>
        <w:t>Museu Nacional d’Art de Catalunya</w:t>
      </w:r>
      <w:r>
        <w:rPr>
          <w:rFonts w:ascii="Calibri" w:eastAsiaTheme="minorHAnsi" w:hAnsi="Calibri" w:cs="Calibri"/>
          <w:color w:val="000000"/>
          <w:lang w:val="en-GB" w:eastAsia="en-US"/>
        </w:rPr>
        <w:t xml:space="preserve"> in Barcelona</w:t>
      </w:r>
      <w:r w:rsidRPr="00F4415A">
        <w:t xml:space="preserve"> </w:t>
      </w:r>
      <w:r w:rsidRPr="00F4415A">
        <w:rPr>
          <w:rFonts w:ascii="Calibri" w:eastAsiaTheme="minorHAnsi" w:hAnsi="Calibri" w:cs="Calibri"/>
          <w:color w:val="000000"/>
          <w:lang w:val="en-GB" w:eastAsia="en-US"/>
        </w:rPr>
        <w:t>with which a possible agreement is being studied</w:t>
      </w:r>
      <w:r>
        <w:rPr>
          <w:rFonts w:ascii="Calibri" w:eastAsiaTheme="minorHAnsi" w:hAnsi="Calibri" w:cs="Calibri"/>
          <w:color w:val="000000"/>
          <w:lang w:val="en-GB" w:eastAsia="en-US"/>
        </w:rPr>
        <w:t xml:space="preserve">. </w:t>
      </w:r>
      <w:r w:rsidRPr="00F4415A">
        <w:rPr>
          <w:rFonts w:ascii="Calibri" w:eastAsiaTheme="minorHAnsi" w:hAnsi="Calibri" w:cs="Calibri"/>
          <w:color w:val="000000"/>
          <w:lang w:val="en-GB" w:eastAsia="en-US"/>
        </w:rPr>
        <w:t>The staff of these museums would also take part in the project.</w:t>
      </w:r>
    </w:p>
    <w:p w14:paraId="68255E9A" w14:textId="7EA69CB5" w:rsidR="00E714C9" w:rsidRPr="007A2567" w:rsidRDefault="00E714C9" w:rsidP="00B47935">
      <w:pPr>
        <w:autoSpaceDE w:val="0"/>
        <w:autoSpaceDN w:val="0"/>
        <w:adjustRightInd w:val="0"/>
        <w:spacing w:after="0" w:line="240" w:lineRule="auto"/>
        <w:rPr>
          <w:rFonts w:ascii="Calibri-BoldItalic" w:eastAsiaTheme="minorHAnsi" w:hAnsi="Calibri-BoldItalic" w:cs="Calibri-BoldItalic"/>
          <w:i/>
          <w:iCs/>
          <w:color w:val="2E74B5" w:themeColor="accent1" w:themeShade="BF"/>
          <w:lang w:val="en-GB" w:eastAsia="en-US"/>
        </w:rPr>
      </w:pPr>
      <w:r w:rsidRPr="007A2567">
        <w:rPr>
          <w:rFonts w:ascii="Calibri-BoldItalic" w:eastAsiaTheme="minorHAnsi" w:hAnsi="Calibri-BoldItalic" w:cs="Calibri-BoldItalic"/>
          <w:i/>
          <w:iCs/>
          <w:color w:val="2E74B5" w:themeColor="accent1" w:themeShade="BF"/>
          <w:lang w:val="en-GB" w:eastAsia="en-US"/>
        </w:rPr>
        <w:t>Task 1.2. Coins from archaeological exca</w:t>
      </w:r>
      <w:r w:rsidR="000B51EC" w:rsidRPr="007A2567">
        <w:rPr>
          <w:rFonts w:ascii="Calibri-BoldItalic" w:eastAsiaTheme="minorHAnsi" w:hAnsi="Calibri-BoldItalic" w:cs="Calibri-BoldItalic"/>
          <w:i/>
          <w:iCs/>
          <w:color w:val="2E74B5" w:themeColor="accent1" w:themeShade="BF"/>
          <w:lang w:val="en-GB" w:eastAsia="en-US"/>
        </w:rPr>
        <w:t>vations</w:t>
      </w:r>
    </w:p>
    <w:p w14:paraId="7CAB1701" w14:textId="7559C5DD" w:rsidR="00E714C9" w:rsidRPr="00D47CEF" w:rsidRDefault="00E714C9" w:rsidP="00D47CEF">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D47CEF">
        <w:rPr>
          <w:rFonts w:asciiTheme="minorHAnsi" w:eastAsiaTheme="minorHAnsi" w:hAnsiTheme="minorHAnsi" w:cstheme="minorHAnsi"/>
          <w:b/>
          <w:bCs/>
          <w:color w:val="000000"/>
          <w:lang w:val="en-GB" w:eastAsia="en-US"/>
        </w:rPr>
        <w:t xml:space="preserve">Objectives. </w:t>
      </w:r>
      <w:r w:rsidR="00DC4ADD" w:rsidRPr="00D47CEF">
        <w:rPr>
          <w:rFonts w:asciiTheme="minorHAnsi" w:eastAsiaTheme="minorHAnsi" w:hAnsiTheme="minorHAnsi" w:cstheme="minorHAnsi"/>
          <w:color w:val="000000"/>
          <w:lang w:val="en-GB" w:eastAsia="en-US"/>
        </w:rPr>
        <w:t>The desire to include coins discovered in archaeological contexts in the corpus will take shape thanks to the contribution of several museums. The Huesca Museum, where fragments of dirhams from the Zaragoza Hudid taifa are kept, originating from an Aragonese site where the excavation campaigns were directed by th</w:t>
      </w:r>
      <w:r w:rsidR="00D265B0" w:rsidRPr="00D47CEF">
        <w:rPr>
          <w:rFonts w:asciiTheme="minorHAnsi" w:eastAsiaTheme="minorHAnsi" w:hAnsiTheme="minorHAnsi" w:cstheme="minorHAnsi"/>
          <w:color w:val="000000"/>
          <w:lang w:val="en-GB" w:eastAsia="en-US"/>
        </w:rPr>
        <w:t>is</w:t>
      </w:r>
      <w:r w:rsidR="00DC4ADD" w:rsidRPr="00D47CEF">
        <w:rPr>
          <w:rFonts w:asciiTheme="minorHAnsi" w:eastAsiaTheme="minorHAnsi" w:hAnsiTheme="minorHAnsi" w:cstheme="minorHAnsi"/>
          <w:color w:val="000000"/>
          <w:lang w:val="en-GB" w:eastAsia="en-US"/>
        </w:rPr>
        <w:t xml:space="preserve"> project coordinator</w:t>
      </w:r>
      <w:r w:rsidR="00D265B0" w:rsidRPr="00D47CEF">
        <w:rPr>
          <w:rFonts w:asciiTheme="minorHAnsi" w:eastAsiaTheme="minorHAnsi" w:hAnsiTheme="minorHAnsi" w:cstheme="minorHAnsi"/>
          <w:color w:val="000000"/>
          <w:lang w:val="en-GB" w:eastAsia="en-US"/>
        </w:rPr>
        <w:t xml:space="preserve">. </w:t>
      </w:r>
      <w:r w:rsidR="00F4415A" w:rsidRPr="00D47CEF">
        <w:rPr>
          <w:rFonts w:asciiTheme="minorHAnsi" w:eastAsiaTheme="minorHAnsi" w:hAnsiTheme="minorHAnsi" w:cstheme="minorHAnsi"/>
          <w:color w:val="000000"/>
          <w:lang w:val="en-GB" w:eastAsia="en-US"/>
        </w:rPr>
        <w:t>Moreover, s</w:t>
      </w:r>
      <w:r w:rsidR="00D265B0" w:rsidRPr="00D47CEF">
        <w:rPr>
          <w:rFonts w:asciiTheme="minorHAnsi" w:eastAsiaTheme="minorHAnsi" w:hAnsiTheme="minorHAnsi" w:cstheme="minorHAnsi"/>
          <w:color w:val="000000"/>
          <w:lang w:val="en-GB" w:eastAsia="en-US"/>
        </w:rPr>
        <w:t xml:space="preserve">ome findings in South of France could be integrated to the corpus. </w:t>
      </w:r>
    </w:p>
    <w:p w14:paraId="4A9E7221" w14:textId="331E5381" w:rsidR="00E714C9" w:rsidRPr="00D47CEF" w:rsidRDefault="00E714C9" w:rsidP="00D47CEF">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D47CEF">
        <w:rPr>
          <w:rFonts w:asciiTheme="minorHAnsi" w:eastAsiaTheme="minorHAnsi" w:hAnsiTheme="minorHAnsi" w:cstheme="minorHAnsi"/>
          <w:b/>
          <w:bCs/>
          <w:color w:val="000000"/>
          <w:lang w:val="en-GB" w:eastAsia="en-US"/>
        </w:rPr>
        <w:t xml:space="preserve">Methods. </w:t>
      </w:r>
      <w:r w:rsidR="00D265B0" w:rsidRPr="00D47CEF">
        <w:rPr>
          <w:rFonts w:asciiTheme="minorHAnsi" w:eastAsiaTheme="minorHAnsi" w:hAnsiTheme="minorHAnsi" w:cstheme="minorHAnsi"/>
          <w:color w:val="000000"/>
          <w:lang w:val="en-GB" w:eastAsia="en-US"/>
        </w:rPr>
        <w:t>Although they represent only a small part of the corpus, these coins will be the focus of particular attention, and the study will include a careful analysis of the stratigraphic contexts of the finds.</w:t>
      </w:r>
      <w:r w:rsidR="00D265B0" w:rsidRPr="00D47CEF">
        <w:rPr>
          <w:rFonts w:asciiTheme="minorHAnsi" w:eastAsiaTheme="minorHAnsi" w:hAnsiTheme="minorHAnsi" w:cstheme="minorHAnsi"/>
          <w:b/>
          <w:bCs/>
          <w:color w:val="000000"/>
          <w:lang w:val="en-GB" w:eastAsia="en-US"/>
        </w:rPr>
        <w:t xml:space="preserve"> </w:t>
      </w:r>
      <w:r w:rsidR="00DC4ADD" w:rsidRPr="00D47CEF">
        <w:rPr>
          <w:rFonts w:asciiTheme="minorHAnsi" w:eastAsiaTheme="minorHAnsi" w:hAnsiTheme="minorHAnsi" w:cstheme="minorHAnsi"/>
          <w:color w:val="000000"/>
          <w:lang w:val="en-GB" w:eastAsia="en-US"/>
        </w:rPr>
        <w:t>Based on excavation reports</w:t>
      </w:r>
      <w:r w:rsidR="00843C47" w:rsidRPr="00D47CEF">
        <w:rPr>
          <w:rFonts w:asciiTheme="minorHAnsi" w:eastAsiaTheme="minorHAnsi" w:hAnsiTheme="minorHAnsi" w:cstheme="minorHAnsi"/>
          <w:color w:val="000000"/>
          <w:lang w:val="en-GB" w:eastAsia="en-US"/>
        </w:rPr>
        <w:t>,</w:t>
      </w:r>
      <w:r w:rsidR="00DC4ADD" w:rsidRPr="00D47CEF">
        <w:rPr>
          <w:rFonts w:asciiTheme="minorHAnsi" w:eastAsiaTheme="minorHAnsi" w:hAnsiTheme="minorHAnsi" w:cstheme="minorHAnsi"/>
          <w:color w:val="000000"/>
          <w:lang w:val="en-GB" w:eastAsia="en-US"/>
        </w:rPr>
        <w:t xml:space="preserve"> and </w:t>
      </w:r>
      <w:r w:rsidR="00075C7E" w:rsidRPr="00D47CEF">
        <w:rPr>
          <w:rFonts w:asciiTheme="minorHAnsi" w:eastAsiaTheme="minorHAnsi" w:hAnsiTheme="minorHAnsi" w:cstheme="minorHAnsi"/>
          <w:color w:val="000000"/>
          <w:lang w:val="en-GB" w:eastAsia="en-US"/>
        </w:rPr>
        <w:t>thanks to the relationship maintained by</w:t>
      </w:r>
      <w:r w:rsidR="00DC4ADD" w:rsidRPr="00D47CEF">
        <w:rPr>
          <w:rFonts w:asciiTheme="minorHAnsi" w:eastAsiaTheme="minorHAnsi" w:hAnsiTheme="minorHAnsi" w:cstheme="minorHAnsi"/>
          <w:color w:val="000000"/>
          <w:lang w:val="en-GB" w:eastAsia="en-US"/>
        </w:rPr>
        <w:t xml:space="preserve"> Sébastien Gasc </w:t>
      </w:r>
      <w:r w:rsidR="00843C47" w:rsidRPr="00D47CEF">
        <w:rPr>
          <w:rFonts w:asciiTheme="minorHAnsi" w:eastAsiaTheme="minorHAnsi" w:hAnsiTheme="minorHAnsi" w:cstheme="minorHAnsi"/>
          <w:color w:val="000000"/>
          <w:lang w:val="en-GB" w:eastAsia="en-US"/>
        </w:rPr>
        <w:t>with</w:t>
      </w:r>
      <w:r w:rsidR="00DC4ADD" w:rsidRPr="00D47CEF">
        <w:rPr>
          <w:rFonts w:asciiTheme="minorHAnsi" w:eastAsiaTheme="minorHAnsi" w:hAnsiTheme="minorHAnsi" w:cstheme="minorHAnsi"/>
          <w:color w:val="000000"/>
          <w:lang w:val="en-GB" w:eastAsia="en-US"/>
        </w:rPr>
        <w:t xml:space="preserve"> a number of </w:t>
      </w:r>
      <w:r w:rsidR="00843C47" w:rsidRPr="00D47CEF">
        <w:rPr>
          <w:rFonts w:asciiTheme="minorHAnsi" w:eastAsiaTheme="minorHAnsi" w:hAnsiTheme="minorHAnsi" w:cstheme="minorHAnsi"/>
          <w:color w:val="000000"/>
          <w:lang w:val="en-GB" w:eastAsia="en-US"/>
        </w:rPr>
        <w:t xml:space="preserve">institutions and </w:t>
      </w:r>
      <w:r w:rsidR="00DC4ADD" w:rsidRPr="00D47CEF">
        <w:rPr>
          <w:rFonts w:asciiTheme="minorHAnsi" w:eastAsiaTheme="minorHAnsi" w:hAnsiTheme="minorHAnsi" w:cstheme="minorHAnsi"/>
          <w:color w:val="000000"/>
          <w:lang w:val="en-GB" w:eastAsia="en-US"/>
        </w:rPr>
        <w:t>archaeologists specialising in al-Andalus and the Maghreb</w:t>
      </w:r>
      <w:r w:rsidR="00843C47" w:rsidRPr="00D47CEF">
        <w:rPr>
          <w:rFonts w:asciiTheme="minorHAnsi" w:eastAsiaTheme="minorHAnsi" w:hAnsiTheme="minorHAnsi" w:cstheme="minorHAnsi"/>
          <w:color w:val="000000"/>
          <w:lang w:val="en-GB" w:eastAsia="en-US"/>
        </w:rPr>
        <w:t xml:space="preserve">, a number of finds in stratigraphic context could indeed complete the corpus. </w:t>
      </w:r>
      <w:r w:rsidR="00125850" w:rsidRPr="00D47CEF">
        <w:rPr>
          <w:rFonts w:asciiTheme="minorHAnsi" w:eastAsiaTheme="minorHAnsi" w:hAnsiTheme="minorHAnsi" w:cstheme="minorHAnsi"/>
          <w:color w:val="000000"/>
          <w:lang w:val="en-GB" w:eastAsia="en-US"/>
        </w:rPr>
        <w:t>As well as providing access to coins that are less attractive to collectors than those kept in museums, but essential to an exhaustive approach to the use of coins, such as the 11th-century dirham fragments, this phase of the work will create a perfect example of collaboration around archaeomaterials.</w:t>
      </w:r>
    </w:p>
    <w:p w14:paraId="1D477419" w14:textId="0EB89337" w:rsidR="00843C47" w:rsidRPr="00D47CEF" w:rsidRDefault="00125850" w:rsidP="00D47CEF">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D47CEF">
        <w:rPr>
          <w:rFonts w:asciiTheme="minorHAnsi" w:eastAsiaTheme="minorHAnsi" w:hAnsiTheme="minorHAnsi" w:cstheme="minorHAnsi"/>
          <w:color w:val="000000"/>
          <w:lang w:val="en-GB" w:eastAsia="en-US"/>
        </w:rPr>
        <w:t xml:space="preserve">From the outset of the project, in-depth research will be carried out at the main sites, mainly in Spain. Several of these sites are already known to the co-ordinator, particularly in Aragon, such as the medallion cabinet at the </w:t>
      </w:r>
      <w:r w:rsidRPr="00D47CEF">
        <w:rPr>
          <w:rFonts w:asciiTheme="minorHAnsi" w:eastAsiaTheme="minorHAnsi" w:hAnsiTheme="minorHAnsi" w:cstheme="minorHAnsi"/>
          <w:i/>
          <w:iCs/>
          <w:color w:val="000000"/>
          <w:lang w:val="en-GB" w:eastAsia="en-US"/>
        </w:rPr>
        <w:t>Ayuntamiento</w:t>
      </w:r>
      <w:r w:rsidRPr="00D47CEF">
        <w:rPr>
          <w:rFonts w:asciiTheme="minorHAnsi" w:eastAsiaTheme="minorHAnsi" w:hAnsiTheme="minorHAnsi" w:cstheme="minorHAnsi"/>
          <w:color w:val="000000"/>
          <w:lang w:val="en-GB" w:eastAsia="en-US"/>
        </w:rPr>
        <w:t xml:space="preserve"> in Zaragoza, which contains several silver coins</w:t>
      </w:r>
      <w:r w:rsidR="002016CA" w:rsidRPr="00D47CEF">
        <w:rPr>
          <w:rFonts w:asciiTheme="minorHAnsi" w:eastAsiaTheme="minorHAnsi" w:hAnsiTheme="minorHAnsi" w:cstheme="minorHAnsi"/>
          <w:color w:val="000000"/>
          <w:lang w:val="en-GB" w:eastAsia="en-US"/>
        </w:rPr>
        <w:t xml:space="preserve"> minted in the North of al-Andalus. </w:t>
      </w:r>
    </w:p>
    <w:p w14:paraId="18CD2651" w14:textId="1552DD3F" w:rsidR="00733654" w:rsidRPr="00D47CEF" w:rsidRDefault="00733654" w:rsidP="00D47CEF">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D47CEF">
        <w:rPr>
          <w:rFonts w:asciiTheme="minorHAnsi" w:eastAsiaTheme="minorHAnsi" w:hAnsiTheme="minorHAnsi" w:cstheme="minorHAnsi"/>
          <w:color w:val="000000"/>
          <w:lang w:val="en-GB" w:eastAsia="en-US"/>
        </w:rPr>
        <w:t>This part of task 2 is therefore divided into three main areas. The first is to draw up a catalogue of coins from archaeological sites, part of the work already begun and which will be continued in the first few months of the project. Secondly,</w:t>
      </w:r>
      <w:r w:rsidR="00866E7C" w:rsidRPr="00D47CEF">
        <w:rPr>
          <w:rFonts w:asciiTheme="minorHAnsi" w:eastAsiaTheme="minorHAnsi" w:hAnsiTheme="minorHAnsi" w:cstheme="minorHAnsi"/>
          <w:color w:val="000000"/>
          <w:lang w:val="en-GB" w:eastAsia="en-US"/>
        </w:rPr>
        <w:t xml:space="preserve"> a collaboration with</w:t>
      </w:r>
      <w:r w:rsidRPr="00D47CEF">
        <w:rPr>
          <w:rFonts w:asciiTheme="minorHAnsi" w:eastAsiaTheme="minorHAnsi" w:hAnsiTheme="minorHAnsi" w:cstheme="minorHAnsi"/>
          <w:color w:val="000000"/>
          <w:lang w:val="en-GB" w:eastAsia="en-US"/>
        </w:rPr>
        <w:t xml:space="preserve"> the archaeologists and museums of the provincial capitals, where the archaeological finds are stored under Spanish law, </w:t>
      </w:r>
      <w:r w:rsidR="00866E7C" w:rsidRPr="00D47CEF">
        <w:rPr>
          <w:rFonts w:asciiTheme="minorHAnsi" w:eastAsiaTheme="minorHAnsi" w:hAnsiTheme="minorHAnsi" w:cstheme="minorHAnsi"/>
          <w:color w:val="000000"/>
          <w:lang w:val="en-GB" w:eastAsia="en-US"/>
        </w:rPr>
        <w:t xml:space="preserve">will be considered </w:t>
      </w:r>
      <w:r w:rsidRPr="00D47CEF">
        <w:rPr>
          <w:rFonts w:asciiTheme="minorHAnsi" w:eastAsiaTheme="minorHAnsi" w:hAnsiTheme="minorHAnsi" w:cstheme="minorHAnsi"/>
          <w:color w:val="000000"/>
          <w:lang w:val="en-GB" w:eastAsia="en-US"/>
        </w:rPr>
        <w:t>to subject this numismatic material to LA-ICP-MS analysis</w:t>
      </w:r>
      <w:r w:rsidR="00866E7C" w:rsidRPr="00D47CEF">
        <w:rPr>
          <w:rFonts w:asciiTheme="minorHAnsi" w:eastAsiaTheme="minorHAnsi" w:hAnsiTheme="minorHAnsi" w:cstheme="minorHAnsi"/>
          <w:color w:val="000000"/>
          <w:lang w:val="en-GB" w:eastAsia="en-US"/>
        </w:rPr>
        <w:t>. The same approach has already made possible to include to the corpus the d</w:t>
      </w:r>
      <w:r w:rsidRPr="00D47CEF">
        <w:rPr>
          <w:rFonts w:asciiTheme="minorHAnsi" w:eastAsiaTheme="minorHAnsi" w:hAnsiTheme="minorHAnsi" w:cstheme="minorHAnsi"/>
          <w:color w:val="000000"/>
          <w:lang w:val="en-GB" w:eastAsia="en-US"/>
        </w:rPr>
        <w:t xml:space="preserve">irham fragments discovered at the Marcén site (Las Sillas, Aragon). Finally, the coins analysed will be added to the database (task 2), along with a description of the stratigraphic context of the find. This will be carefully studied, in consultation with the excavation report. </w:t>
      </w:r>
    </w:p>
    <w:p w14:paraId="764F3C33" w14:textId="0DE3AA5A" w:rsidR="00DC4ADD" w:rsidRPr="00D47CEF" w:rsidRDefault="00E714C9" w:rsidP="00D47CEF">
      <w:pPr>
        <w:autoSpaceDE w:val="0"/>
        <w:autoSpaceDN w:val="0"/>
        <w:adjustRightInd w:val="0"/>
        <w:spacing w:before="0" w:line="276" w:lineRule="auto"/>
        <w:rPr>
          <w:rFonts w:asciiTheme="minorHAnsi" w:eastAsiaTheme="minorHAnsi" w:hAnsiTheme="minorHAnsi" w:cstheme="minorHAnsi"/>
          <w:color w:val="000000"/>
          <w:lang w:val="en-GB" w:eastAsia="en-US"/>
        </w:rPr>
      </w:pPr>
      <w:r w:rsidRPr="00D47CEF">
        <w:rPr>
          <w:rFonts w:asciiTheme="minorHAnsi" w:eastAsiaTheme="minorHAnsi" w:hAnsiTheme="minorHAnsi" w:cstheme="minorHAnsi"/>
          <w:b/>
          <w:bCs/>
          <w:color w:val="000000"/>
          <w:lang w:val="en-GB" w:eastAsia="en-US"/>
        </w:rPr>
        <w:t xml:space="preserve">Main participants. </w:t>
      </w:r>
      <w:r w:rsidR="00DC4ADD" w:rsidRPr="00D47CEF">
        <w:rPr>
          <w:rFonts w:asciiTheme="minorHAnsi" w:eastAsiaTheme="minorHAnsi" w:hAnsiTheme="minorHAnsi" w:cstheme="minorHAnsi"/>
          <w:color w:val="000000"/>
          <w:lang w:val="en-GB" w:eastAsia="en-US"/>
        </w:rPr>
        <w:t>Most of the work will be carried out collectively</w:t>
      </w:r>
      <w:r w:rsidR="00F11B01" w:rsidRPr="00D47CEF">
        <w:rPr>
          <w:rFonts w:asciiTheme="minorHAnsi" w:eastAsiaTheme="minorHAnsi" w:hAnsiTheme="minorHAnsi" w:cstheme="minorHAnsi"/>
          <w:color w:val="000000"/>
          <w:lang w:val="en-GB" w:eastAsia="en-US"/>
        </w:rPr>
        <w:t xml:space="preserve">. </w:t>
      </w:r>
      <w:r w:rsidR="00733654" w:rsidRPr="00D47CEF">
        <w:rPr>
          <w:rFonts w:asciiTheme="minorHAnsi" w:eastAsiaTheme="minorHAnsi" w:hAnsiTheme="minorHAnsi" w:cstheme="minorHAnsi"/>
          <w:color w:val="000000"/>
          <w:lang w:val="en-GB" w:eastAsia="en-US"/>
        </w:rPr>
        <w:t xml:space="preserve">In addition to the participation of archaeologists specialising in al-Andalus, some of whom could be invited to take part in the seminar </w:t>
      </w:r>
      <w:r w:rsidR="00733654" w:rsidRPr="00D47CEF">
        <w:rPr>
          <w:rFonts w:asciiTheme="minorHAnsi" w:eastAsiaTheme="minorHAnsi" w:hAnsiTheme="minorHAnsi" w:cstheme="minorHAnsi"/>
          <w:color w:val="000000"/>
          <w:lang w:val="en-GB" w:eastAsia="en-US"/>
        </w:rPr>
        <w:lastRenderedPageBreak/>
        <w:t>and international colloquium at the end of the project (tasks 4 and 5), the predominance of 11th-century dirhams and fragments in the provisional corpus of archaeological finds will justify the active participation of the doctoral student in this phase of the work, if the theme proposed for doctoral funding is maintained with a focus on the 11th-13th centuries. In addition to this involvement, the presence of archaeologists Sébastien Gasc and Florian T</w:t>
      </w:r>
      <w:r w:rsidR="00866E7C" w:rsidRPr="00D47CEF">
        <w:rPr>
          <w:rFonts w:asciiTheme="minorHAnsi" w:eastAsiaTheme="minorHAnsi" w:hAnsiTheme="minorHAnsi" w:cstheme="minorHAnsi"/>
          <w:color w:val="000000"/>
          <w:lang w:val="en-GB" w:eastAsia="en-US"/>
        </w:rPr>
        <w:t>é</w:t>
      </w:r>
      <w:r w:rsidR="00733654" w:rsidRPr="00D47CEF">
        <w:rPr>
          <w:rFonts w:asciiTheme="minorHAnsi" w:eastAsiaTheme="minorHAnsi" w:hAnsiTheme="minorHAnsi" w:cstheme="minorHAnsi"/>
          <w:color w:val="000000"/>
          <w:lang w:val="en-GB" w:eastAsia="en-US"/>
        </w:rPr>
        <w:t>reygeol in the project will ensure an informed reading of the stratigraphic contexts.</w:t>
      </w:r>
    </w:p>
    <w:p w14:paraId="6F1EDEED" w14:textId="0A503D69" w:rsidR="007A2567" w:rsidRPr="00D47CEF" w:rsidRDefault="007A2567" w:rsidP="00D47CEF">
      <w:pPr>
        <w:pStyle w:val="HTMLPreformatted"/>
        <w:spacing w:after="240" w:line="276" w:lineRule="auto"/>
        <w:jc w:val="both"/>
        <w:rPr>
          <w:rFonts w:asciiTheme="minorHAnsi" w:hAnsiTheme="minorHAnsi" w:cstheme="minorHAnsi"/>
          <w:sz w:val="22"/>
          <w:szCs w:val="22"/>
          <w:lang w:val="en"/>
        </w:rPr>
      </w:pPr>
      <w:r w:rsidRPr="00D47CEF">
        <w:rPr>
          <w:rFonts w:asciiTheme="minorHAnsi" w:eastAsiaTheme="minorHAnsi" w:hAnsiTheme="minorHAnsi" w:cstheme="minorHAnsi"/>
          <w:b/>
          <w:bCs/>
          <w:color w:val="000000"/>
          <w:sz w:val="22"/>
          <w:szCs w:val="22"/>
          <w:lang w:val="en-GB" w:eastAsia="en-US"/>
        </w:rPr>
        <w:t xml:space="preserve">Deliverables of the task 1. </w:t>
      </w:r>
      <w:r w:rsidRPr="00D47CEF">
        <w:rPr>
          <w:rFonts w:asciiTheme="minorHAnsi" w:eastAsiaTheme="minorHAnsi" w:hAnsiTheme="minorHAnsi" w:cstheme="minorHAnsi"/>
          <w:color w:val="000000"/>
          <w:sz w:val="22"/>
          <w:szCs w:val="22"/>
          <w:lang w:val="en-GB" w:eastAsia="en-US"/>
        </w:rPr>
        <w:t>A project to publish the coins of al-Andalus held by the BnF was initiated by Spanish numismatists</w:t>
      </w:r>
      <w:r w:rsidR="00D265B0" w:rsidRPr="00D47CEF">
        <w:rPr>
          <w:rFonts w:asciiTheme="minorHAnsi" w:eastAsiaTheme="minorHAnsi" w:hAnsiTheme="minorHAnsi" w:cstheme="minorHAnsi"/>
          <w:color w:val="000000"/>
          <w:sz w:val="22"/>
          <w:szCs w:val="22"/>
          <w:lang w:val="en-GB" w:eastAsia="en-US"/>
        </w:rPr>
        <w:t xml:space="preserve"> in the 2000s</w:t>
      </w:r>
      <w:r w:rsidRPr="00D47CEF">
        <w:rPr>
          <w:rFonts w:asciiTheme="minorHAnsi" w:eastAsiaTheme="minorHAnsi" w:hAnsiTheme="minorHAnsi" w:cstheme="minorHAnsi"/>
          <w:color w:val="000000"/>
          <w:sz w:val="22"/>
          <w:szCs w:val="22"/>
          <w:lang w:val="en-GB" w:eastAsia="en-US"/>
        </w:rPr>
        <w:t xml:space="preserve">, but appears to have been abandoned. Its resumption would provide an opportunity for a </w:t>
      </w:r>
      <w:r w:rsidR="00D265B0" w:rsidRPr="00D47CEF">
        <w:rPr>
          <w:rFonts w:asciiTheme="minorHAnsi" w:eastAsiaTheme="minorHAnsi" w:hAnsiTheme="minorHAnsi" w:cstheme="minorHAnsi"/>
          <w:color w:val="000000"/>
          <w:sz w:val="22"/>
          <w:szCs w:val="22"/>
          <w:lang w:val="en-GB" w:eastAsia="en-US"/>
        </w:rPr>
        <w:t xml:space="preserve">global </w:t>
      </w:r>
      <w:r w:rsidRPr="00D47CEF">
        <w:rPr>
          <w:rFonts w:asciiTheme="minorHAnsi" w:eastAsiaTheme="minorHAnsi" w:hAnsiTheme="minorHAnsi" w:cstheme="minorHAnsi"/>
          <w:color w:val="000000"/>
          <w:sz w:val="22"/>
          <w:szCs w:val="22"/>
          <w:lang w:val="en-GB" w:eastAsia="en-US"/>
        </w:rPr>
        <w:t xml:space="preserve">publication, or </w:t>
      </w:r>
      <w:r w:rsidR="00D265B0" w:rsidRPr="00D47CEF">
        <w:rPr>
          <w:rFonts w:asciiTheme="minorHAnsi" w:eastAsiaTheme="minorHAnsi" w:hAnsiTheme="minorHAnsi" w:cstheme="minorHAnsi"/>
          <w:color w:val="000000"/>
          <w:sz w:val="22"/>
          <w:szCs w:val="22"/>
          <w:lang w:val="en-GB" w:eastAsia="en-US"/>
        </w:rPr>
        <w:t>partial ones</w:t>
      </w:r>
      <w:r w:rsidRPr="00D47CEF">
        <w:rPr>
          <w:rFonts w:asciiTheme="minorHAnsi" w:eastAsiaTheme="minorHAnsi" w:hAnsiTheme="minorHAnsi" w:cstheme="minorHAnsi"/>
          <w:color w:val="000000"/>
          <w:sz w:val="22"/>
          <w:szCs w:val="22"/>
          <w:lang w:val="en-GB" w:eastAsia="en-US"/>
        </w:rPr>
        <w:t xml:space="preserve"> in the form of additions to the catalogues drawn up by Henri Lavoix at the end of the </w:t>
      </w:r>
      <w:r w:rsidR="002016CA" w:rsidRPr="00D47CEF">
        <w:rPr>
          <w:rFonts w:asciiTheme="minorHAnsi" w:eastAsiaTheme="minorHAnsi" w:hAnsiTheme="minorHAnsi" w:cstheme="minorHAnsi"/>
          <w:color w:val="000000"/>
          <w:sz w:val="22"/>
          <w:szCs w:val="22"/>
          <w:lang w:val="en-GB" w:eastAsia="en-US"/>
        </w:rPr>
        <w:t>20</w:t>
      </w:r>
      <w:r w:rsidR="002016CA" w:rsidRPr="00D47CEF">
        <w:rPr>
          <w:rFonts w:asciiTheme="minorHAnsi" w:eastAsiaTheme="minorHAnsi" w:hAnsiTheme="minorHAnsi" w:cstheme="minorHAnsi"/>
          <w:color w:val="000000"/>
          <w:sz w:val="22"/>
          <w:szCs w:val="22"/>
          <w:vertAlign w:val="superscript"/>
          <w:lang w:val="en-GB" w:eastAsia="en-US"/>
        </w:rPr>
        <w:t>th</w:t>
      </w:r>
      <w:r w:rsidR="002016CA" w:rsidRPr="00D47CEF">
        <w:rPr>
          <w:rFonts w:asciiTheme="minorHAnsi" w:eastAsiaTheme="minorHAnsi" w:hAnsiTheme="minorHAnsi" w:cstheme="minorHAnsi"/>
          <w:color w:val="000000"/>
          <w:sz w:val="22"/>
          <w:szCs w:val="22"/>
          <w:lang w:val="en-GB" w:eastAsia="en-US"/>
        </w:rPr>
        <w:t xml:space="preserve"> </w:t>
      </w:r>
      <w:r w:rsidRPr="00D47CEF">
        <w:rPr>
          <w:rFonts w:asciiTheme="minorHAnsi" w:eastAsiaTheme="minorHAnsi" w:hAnsiTheme="minorHAnsi" w:cstheme="minorHAnsi"/>
          <w:color w:val="000000"/>
          <w:sz w:val="22"/>
          <w:szCs w:val="22"/>
          <w:lang w:val="en-GB" w:eastAsia="en-US"/>
        </w:rPr>
        <w:t>century</w:t>
      </w:r>
      <w:r w:rsidR="003C6A48" w:rsidRPr="00D47CEF">
        <w:rPr>
          <w:rFonts w:asciiTheme="minorHAnsi" w:eastAsiaTheme="minorHAnsi" w:hAnsiTheme="minorHAnsi" w:cstheme="minorHAnsi"/>
          <w:color w:val="000000"/>
          <w:sz w:val="22"/>
          <w:szCs w:val="22"/>
          <w:lang w:val="en-GB" w:eastAsia="en-US"/>
        </w:rPr>
        <w:t>, especially the one dedicated to al-Andalus</w:t>
      </w:r>
      <w:r w:rsidRPr="00D47CEF">
        <w:rPr>
          <w:rFonts w:asciiTheme="minorHAnsi" w:eastAsiaTheme="minorHAnsi" w:hAnsiTheme="minorHAnsi" w:cstheme="minorHAnsi"/>
          <w:color w:val="000000"/>
          <w:sz w:val="22"/>
          <w:szCs w:val="22"/>
          <w:lang w:val="en-GB" w:eastAsia="en-US"/>
        </w:rPr>
        <w:t xml:space="preserve"> </w:t>
      </w:r>
      <w:r w:rsidRPr="00D47CEF">
        <w:rPr>
          <w:rFonts w:asciiTheme="minorHAnsi" w:eastAsiaTheme="minorHAnsi" w:hAnsiTheme="minorHAnsi" w:cstheme="minorHAnsi"/>
          <w:b/>
          <w:bCs/>
          <w:color w:val="000000"/>
          <w:sz w:val="22"/>
          <w:szCs w:val="22"/>
          <w:lang w:val="en-GB" w:eastAsia="en-US"/>
        </w:rPr>
        <w:t>[</w:t>
      </w:r>
      <w:r w:rsidR="00866E7C" w:rsidRPr="00D47CEF">
        <w:rPr>
          <w:rFonts w:asciiTheme="minorHAnsi" w:eastAsiaTheme="minorHAnsi" w:hAnsiTheme="minorHAnsi" w:cstheme="minorHAnsi"/>
          <w:b/>
          <w:bCs/>
          <w:color w:val="000000"/>
          <w:sz w:val="22"/>
          <w:szCs w:val="22"/>
          <w:lang w:val="en-GB" w:eastAsia="en-US"/>
        </w:rPr>
        <w:t>2</w:t>
      </w:r>
      <w:r w:rsidR="006746D0" w:rsidRPr="00D47CEF">
        <w:rPr>
          <w:rFonts w:asciiTheme="minorHAnsi" w:eastAsiaTheme="minorHAnsi" w:hAnsiTheme="minorHAnsi" w:cstheme="minorHAnsi"/>
          <w:b/>
          <w:bCs/>
          <w:color w:val="000000"/>
          <w:sz w:val="22"/>
          <w:szCs w:val="22"/>
          <w:lang w:val="en-GB" w:eastAsia="en-US"/>
        </w:rPr>
        <w:t>7</w:t>
      </w:r>
      <w:r w:rsidRPr="00D47CEF">
        <w:rPr>
          <w:rFonts w:asciiTheme="minorHAnsi" w:eastAsiaTheme="minorHAnsi" w:hAnsiTheme="minorHAnsi" w:cstheme="minorHAnsi"/>
          <w:b/>
          <w:bCs/>
          <w:color w:val="000000"/>
          <w:sz w:val="22"/>
          <w:szCs w:val="22"/>
          <w:lang w:val="en-GB" w:eastAsia="en-US"/>
        </w:rPr>
        <w:t>]</w:t>
      </w:r>
      <w:r w:rsidRPr="00D47CEF">
        <w:rPr>
          <w:rFonts w:asciiTheme="minorHAnsi" w:eastAsiaTheme="minorHAnsi" w:hAnsiTheme="minorHAnsi" w:cstheme="minorHAnsi"/>
          <w:color w:val="000000"/>
          <w:sz w:val="22"/>
          <w:szCs w:val="22"/>
          <w:lang w:val="en-GB" w:eastAsia="en-US"/>
        </w:rPr>
        <w:t xml:space="preserve">. </w:t>
      </w:r>
      <w:r w:rsidR="00D265B0" w:rsidRPr="00D47CEF">
        <w:rPr>
          <w:rFonts w:asciiTheme="minorHAnsi" w:hAnsiTheme="minorHAnsi" w:cstheme="minorHAnsi"/>
          <w:sz w:val="22"/>
          <w:szCs w:val="22"/>
          <w:lang w:val="en"/>
        </w:rPr>
        <w:t xml:space="preserve">Whatever form it takes, this first deliverable </w:t>
      </w:r>
      <w:r w:rsidR="00D265B0" w:rsidRPr="00D47CEF">
        <w:rPr>
          <w:rFonts w:asciiTheme="minorHAnsi" w:hAnsiTheme="minorHAnsi" w:cstheme="minorHAnsi"/>
          <w:b/>
          <w:bCs/>
          <w:sz w:val="22"/>
          <w:szCs w:val="22"/>
          <w:lang w:val="en"/>
        </w:rPr>
        <w:t>(D1)</w:t>
      </w:r>
      <w:r w:rsidRPr="00D47CEF">
        <w:rPr>
          <w:rFonts w:asciiTheme="minorHAnsi" w:hAnsiTheme="minorHAnsi" w:cstheme="minorHAnsi"/>
          <w:sz w:val="22"/>
          <w:szCs w:val="22"/>
          <w:lang w:val="en"/>
        </w:rPr>
        <w:t xml:space="preserve"> will allow collections to be published even before the database is put online (task</w:t>
      </w:r>
      <w:r w:rsidR="002016CA" w:rsidRPr="00D47CEF">
        <w:rPr>
          <w:rFonts w:asciiTheme="minorHAnsi" w:hAnsiTheme="minorHAnsi" w:cstheme="minorHAnsi"/>
          <w:sz w:val="22"/>
          <w:szCs w:val="22"/>
          <w:lang w:val="en"/>
        </w:rPr>
        <w:t> </w:t>
      </w:r>
      <w:r w:rsidRPr="00D47CEF">
        <w:rPr>
          <w:rFonts w:asciiTheme="minorHAnsi" w:hAnsiTheme="minorHAnsi" w:cstheme="minorHAnsi"/>
          <w:sz w:val="22"/>
          <w:szCs w:val="22"/>
          <w:lang w:val="en"/>
        </w:rPr>
        <w:t>2).</w:t>
      </w:r>
    </w:p>
    <w:p w14:paraId="255A3660" w14:textId="35B2A6B1" w:rsidR="00916F88" w:rsidRPr="00D47CEF" w:rsidRDefault="00916F88" w:rsidP="00D47CEF">
      <w:pPr>
        <w:autoSpaceDE w:val="0"/>
        <w:autoSpaceDN w:val="0"/>
        <w:adjustRightInd w:val="0"/>
        <w:spacing w:after="0" w:line="276" w:lineRule="auto"/>
        <w:rPr>
          <w:rFonts w:asciiTheme="minorHAnsi" w:eastAsiaTheme="minorHAnsi" w:hAnsiTheme="minorHAnsi" w:cstheme="minorHAnsi"/>
          <w:color w:val="000000"/>
          <w:lang w:val="en-GB" w:eastAsia="en-US"/>
        </w:rPr>
      </w:pPr>
      <w:r w:rsidRPr="00D47CEF">
        <w:rPr>
          <w:rFonts w:asciiTheme="minorHAnsi" w:hAnsiTheme="minorHAnsi" w:cstheme="minorHAnsi"/>
          <w:b/>
          <w:bCs/>
          <w:lang w:val="en"/>
        </w:rPr>
        <w:t>Risk management of the task 1.</w:t>
      </w:r>
      <w:r w:rsidRPr="00D47CEF">
        <w:rPr>
          <w:rFonts w:asciiTheme="minorHAnsi" w:hAnsiTheme="minorHAnsi" w:cstheme="minorHAnsi"/>
          <w:lang w:val="en"/>
        </w:rPr>
        <w:t xml:space="preserve"> </w:t>
      </w:r>
      <w:r w:rsidRPr="00D47CEF">
        <w:rPr>
          <w:rFonts w:asciiTheme="minorHAnsi" w:eastAsiaTheme="minorHAnsi" w:hAnsiTheme="minorHAnsi" w:cstheme="minorHAnsi"/>
          <w:color w:val="000000"/>
          <w:lang w:val="en-GB" w:eastAsia="en-US"/>
        </w:rPr>
        <w:t>The agreement between the IRAMAT laboratory and the BnF, the rich collection conserved in Paris and the knowledge already acquired for the highest periods of the project greatly limit the risk that the project objectives will not be achieved. In addition, the support of other museums, confirmed before the project was submitted, will ensure the constitution of a</w:t>
      </w:r>
      <w:r w:rsidR="00D842D3" w:rsidRPr="00D47CEF">
        <w:rPr>
          <w:rFonts w:asciiTheme="minorHAnsi" w:eastAsiaTheme="minorHAnsi" w:hAnsiTheme="minorHAnsi" w:cstheme="minorHAnsi"/>
          <w:color w:val="000000"/>
          <w:lang w:val="en-GB" w:eastAsia="en-US"/>
        </w:rPr>
        <w:t>n extensive</w:t>
      </w:r>
      <w:r w:rsidRPr="00D47CEF">
        <w:rPr>
          <w:rFonts w:asciiTheme="minorHAnsi" w:eastAsiaTheme="minorHAnsi" w:hAnsiTheme="minorHAnsi" w:cstheme="minorHAnsi"/>
          <w:color w:val="000000"/>
          <w:lang w:val="en-GB" w:eastAsia="en-US"/>
        </w:rPr>
        <w:t xml:space="preserve"> corpus covering</w:t>
      </w:r>
      <w:r w:rsidR="009D0BDE" w:rsidRPr="00D47CEF">
        <w:rPr>
          <w:rFonts w:asciiTheme="minorHAnsi" w:eastAsiaTheme="minorHAnsi" w:hAnsiTheme="minorHAnsi" w:cstheme="minorHAnsi"/>
          <w:color w:val="000000"/>
          <w:lang w:val="en-GB" w:eastAsia="en-US"/>
        </w:rPr>
        <w:t xml:space="preserve"> the 8</w:t>
      </w:r>
      <w:r w:rsidR="009D0BDE" w:rsidRPr="00D47CEF">
        <w:rPr>
          <w:rFonts w:asciiTheme="minorHAnsi" w:eastAsiaTheme="minorHAnsi" w:hAnsiTheme="minorHAnsi" w:cstheme="minorHAnsi"/>
          <w:color w:val="000000"/>
          <w:vertAlign w:val="superscript"/>
          <w:lang w:val="en-GB" w:eastAsia="en-US"/>
        </w:rPr>
        <w:t>th</w:t>
      </w:r>
      <w:r w:rsidR="009D0BDE" w:rsidRPr="00D47CEF">
        <w:rPr>
          <w:rFonts w:asciiTheme="minorHAnsi" w:eastAsiaTheme="minorHAnsi" w:hAnsiTheme="minorHAnsi" w:cstheme="minorHAnsi"/>
          <w:color w:val="000000"/>
          <w:lang w:val="en-GB" w:eastAsia="en-US"/>
        </w:rPr>
        <w:t xml:space="preserve"> to 13</w:t>
      </w:r>
      <w:r w:rsidR="009D0BDE" w:rsidRPr="00D47CEF">
        <w:rPr>
          <w:rFonts w:asciiTheme="minorHAnsi" w:eastAsiaTheme="minorHAnsi" w:hAnsiTheme="minorHAnsi" w:cstheme="minorHAnsi"/>
          <w:color w:val="000000"/>
          <w:vertAlign w:val="superscript"/>
          <w:lang w:val="en-GB" w:eastAsia="en-US"/>
        </w:rPr>
        <w:t>th</w:t>
      </w:r>
      <w:r w:rsidR="009D0BDE" w:rsidRPr="00D47CEF">
        <w:rPr>
          <w:rFonts w:asciiTheme="minorHAnsi" w:eastAsiaTheme="minorHAnsi" w:hAnsiTheme="minorHAnsi" w:cstheme="minorHAnsi"/>
          <w:color w:val="000000"/>
          <w:lang w:val="en-GB" w:eastAsia="en-US"/>
        </w:rPr>
        <w:t xml:space="preserve"> centuries</w:t>
      </w:r>
      <w:r w:rsidR="00D842D3" w:rsidRPr="00D47CEF">
        <w:rPr>
          <w:rFonts w:asciiTheme="minorHAnsi" w:eastAsiaTheme="minorHAnsi" w:hAnsiTheme="minorHAnsi" w:cstheme="minorHAnsi"/>
          <w:color w:val="000000"/>
          <w:lang w:val="en-GB" w:eastAsia="en-US"/>
        </w:rPr>
        <w:t>. E</w:t>
      </w:r>
      <w:r w:rsidR="009D0BDE" w:rsidRPr="00D47CEF">
        <w:rPr>
          <w:rFonts w:asciiTheme="minorHAnsi" w:eastAsiaTheme="minorHAnsi" w:hAnsiTheme="minorHAnsi" w:cstheme="minorHAnsi"/>
          <w:color w:val="000000"/>
          <w:lang w:val="en-GB" w:eastAsia="en-US"/>
        </w:rPr>
        <w:t xml:space="preserve">ach of the periods studied </w:t>
      </w:r>
      <w:r w:rsidR="00D842D3" w:rsidRPr="00D47CEF">
        <w:rPr>
          <w:rFonts w:asciiTheme="minorHAnsi" w:eastAsiaTheme="minorHAnsi" w:hAnsiTheme="minorHAnsi" w:cstheme="minorHAnsi"/>
          <w:color w:val="000000"/>
          <w:lang w:val="en-GB" w:eastAsia="en-US"/>
        </w:rPr>
        <w:t>will be</w:t>
      </w:r>
      <w:r w:rsidR="009D0BDE" w:rsidRPr="00D47CEF">
        <w:rPr>
          <w:rFonts w:asciiTheme="minorHAnsi" w:eastAsiaTheme="minorHAnsi" w:hAnsiTheme="minorHAnsi" w:cstheme="minorHAnsi"/>
          <w:color w:val="000000"/>
          <w:lang w:val="en-GB" w:eastAsia="en-US"/>
        </w:rPr>
        <w:t xml:space="preserve"> sufficiently representative.</w:t>
      </w:r>
    </w:p>
    <w:p w14:paraId="58A1E23C" w14:textId="333C9B49" w:rsidR="00E714C9" w:rsidRPr="00916F88" w:rsidRDefault="00E714C9" w:rsidP="009904BF">
      <w:pPr>
        <w:pStyle w:val="Heading3"/>
        <w:rPr>
          <w:lang w:val="en-GB"/>
        </w:rPr>
        <w:pPrChange w:id="5" w:author="HUET Thomas" w:date="2025-07-15T09:17:00Z">
          <w:pPr>
            <w:autoSpaceDE w:val="0"/>
            <w:autoSpaceDN w:val="0"/>
            <w:adjustRightInd w:val="0"/>
            <w:spacing w:after="0" w:line="240" w:lineRule="auto"/>
          </w:pPr>
        </w:pPrChange>
      </w:pPr>
      <w:r w:rsidRPr="00916F88">
        <w:rPr>
          <w:rFonts w:eastAsiaTheme="minorHAnsi"/>
          <w:b/>
          <w:bCs/>
          <w:lang w:val="en-GB" w:eastAsia="en-US"/>
        </w:rPr>
        <w:t>TASK 2</w:t>
      </w:r>
      <w:r w:rsidR="00531C2F">
        <w:rPr>
          <w:rFonts w:eastAsiaTheme="minorHAnsi"/>
          <w:b/>
          <w:bCs/>
          <w:lang w:val="en-GB" w:eastAsia="en-US"/>
        </w:rPr>
        <w:t>.</w:t>
      </w:r>
      <w:r w:rsidRPr="00916F88">
        <w:rPr>
          <w:rFonts w:eastAsiaTheme="minorHAnsi"/>
          <w:lang w:val="en-GB" w:eastAsia="en-US"/>
        </w:rPr>
        <w:t xml:space="preserve"> </w:t>
      </w:r>
      <w:r w:rsidR="00D16BA3" w:rsidRPr="00916F88">
        <w:rPr>
          <w:lang w:val="en-GB"/>
        </w:rPr>
        <w:t>Creating and feeding the database</w:t>
      </w:r>
    </w:p>
    <w:p w14:paraId="4A4D6B06" w14:textId="2F400CD7" w:rsidR="00036814" w:rsidRPr="00916F88" w:rsidRDefault="00916F88" w:rsidP="00B47935">
      <w:pPr>
        <w:autoSpaceDE w:val="0"/>
        <w:autoSpaceDN w:val="0"/>
        <w:adjustRightInd w:val="0"/>
        <w:spacing w:before="0" w:after="0" w:line="240" w:lineRule="auto"/>
        <w:rPr>
          <w:rFonts w:asciiTheme="minorHAnsi" w:hAnsiTheme="minorHAnsi" w:cstheme="minorHAnsi"/>
          <w:i/>
          <w:color w:val="2E74B5" w:themeColor="accent1" w:themeShade="BF"/>
          <w:lang w:val="en-GB"/>
        </w:rPr>
      </w:pPr>
      <w:r>
        <w:rPr>
          <w:rFonts w:asciiTheme="minorHAnsi" w:hAnsiTheme="minorHAnsi" w:cstheme="minorHAnsi"/>
          <w:iCs/>
          <w:color w:val="2E74B5" w:themeColor="accent1" w:themeShade="BF"/>
          <w:lang w:val="en-GB"/>
        </w:rPr>
        <w:t xml:space="preserve">Responsible: </w:t>
      </w:r>
      <w:r w:rsidR="00036814" w:rsidRPr="00916F88">
        <w:rPr>
          <w:rFonts w:asciiTheme="minorHAnsi" w:hAnsiTheme="minorHAnsi" w:cstheme="minorHAnsi"/>
          <w:iCs/>
          <w:color w:val="2E74B5" w:themeColor="accent1" w:themeShade="BF"/>
          <w:lang w:val="en-GB"/>
        </w:rPr>
        <w:t>Thomas Huet</w:t>
      </w:r>
      <w:r>
        <w:rPr>
          <w:rFonts w:asciiTheme="minorHAnsi" w:hAnsiTheme="minorHAnsi" w:cstheme="minorHAnsi"/>
          <w:iCs/>
          <w:color w:val="2E74B5" w:themeColor="accent1" w:themeShade="BF"/>
          <w:lang w:val="en-GB"/>
        </w:rPr>
        <w:t xml:space="preserve"> and Sébastien Gasc</w:t>
      </w:r>
    </w:p>
    <w:p w14:paraId="7BFEF6A8" w14:textId="0816629B" w:rsidR="00576ADA" w:rsidRPr="00576ADA" w:rsidRDefault="00D16BA3" w:rsidP="00D47CEF">
      <w:pPr>
        <w:autoSpaceDE w:val="0"/>
        <w:autoSpaceDN w:val="0"/>
        <w:adjustRightInd w:val="0"/>
        <w:spacing w:before="0" w:line="276" w:lineRule="auto"/>
        <w:rPr>
          <w:rFonts w:asciiTheme="minorHAnsi" w:hAnsiTheme="minorHAnsi" w:cstheme="minorHAnsi"/>
          <w:color w:val="000000"/>
        </w:rPr>
      </w:pPr>
      <w:r w:rsidRPr="00531C2F">
        <w:rPr>
          <w:rFonts w:asciiTheme="minorHAnsi" w:hAnsiTheme="minorHAnsi" w:cstheme="minorHAnsi"/>
          <w:bCs/>
          <w:iCs/>
          <w:lang w:val="en-GB"/>
        </w:rPr>
        <w:t xml:space="preserve">The coins will then be recorded in a database, specially created in collaboration with a research engineer recruited in February 2025, Thomas Huet, </w:t>
      </w:r>
      <w:r w:rsidR="00531C2F" w:rsidRPr="00531C2F">
        <w:rPr>
          <w:rFonts w:asciiTheme="minorHAnsi" w:hAnsiTheme="minorHAnsi" w:cstheme="minorHAnsi"/>
          <w:color w:val="000000"/>
        </w:rPr>
        <w:t xml:space="preserve">responsible for setting up the database and ensuring </w:t>
      </w:r>
      <w:del w:id="6" w:author="HUET Thomas" w:date="2025-03-27T11:30:00Z">
        <w:r w:rsidR="00531C2F" w:rsidRPr="00531C2F" w:rsidDel="00DE7296">
          <w:rPr>
            <w:rFonts w:asciiTheme="minorHAnsi" w:hAnsiTheme="minorHAnsi" w:cstheme="minorHAnsi"/>
            <w:color w:val="000000"/>
          </w:rPr>
          <w:delText xml:space="preserve">its </w:delText>
        </w:r>
      </w:del>
      <w:ins w:id="7" w:author="HUET Thomas" w:date="2025-03-27T11:30:00Z">
        <w:r w:rsidR="00DE7296">
          <w:rPr>
            <w:rFonts w:asciiTheme="minorHAnsi" w:hAnsiTheme="minorHAnsi" w:cstheme="minorHAnsi"/>
            <w:color w:val="000000"/>
          </w:rPr>
          <w:t>the</w:t>
        </w:r>
        <w:r w:rsidR="00DE7296" w:rsidRPr="00531C2F">
          <w:rPr>
            <w:rFonts w:asciiTheme="minorHAnsi" w:hAnsiTheme="minorHAnsi" w:cstheme="minorHAnsi"/>
            <w:color w:val="000000"/>
          </w:rPr>
          <w:t xml:space="preserve"> </w:t>
        </w:r>
      </w:ins>
      <w:r w:rsidR="00531C2F" w:rsidRPr="00531C2F">
        <w:rPr>
          <w:rFonts w:asciiTheme="minorHAnsi" w:hAnsiTheme="minorHAnsi" w:cstheme="minorHAnsi"/>
          <w:color w:val="000000"/>
        </w:rPr>
        <w:t xml:space="preserve">interoperability and </w:t>
      </w:r>
      <w:del w:id="8" w:author="HUET Thomas" w:date="2025-03-27T11:30:00Z">
        <w:r w:rsidR="00531C2F" w:rsidRPr="00531C2F" w:rsidDel="00DE7296">
          <w:rPr>
            <w:rFonts w:asciiTheme="minorHAnsi" w:hAnsiTheme="minorHAnsi" w:cstheme="minorHAnsi"/>
            <w:color w:val="000000"/>
          </w:rPr>
          <w:delText xml:space="preserve">the </w:delText>
        </w:r>
      </w:del>
      <w:r w:rsidR="00531C2F" w:rsidRPr="00531C2F">
        <w:rPr>
          <w:rFonts w:asciiTheme="minorHAnsi" w:hAnsiTheme="minorHAnsi" w:cstheme="minorHAnsi"/>
          <w:color w:val="000000"/>
        </w:rPr>
        <w:t>reusability of data.</w:t>
      </w:r>
    </w:p>
    <w:p w14:paraId="68B98EDB" w14:textId="3BA08762" w:rsidR="00E714C9" w:rsidRPr="00916F88" w:rsidRDefault="00E714C9" w:rsidP="00B47935">
      <w:pPr>
        <w:autoSpaceDE w:val="0"/>
        <w:autoSpaceDN w:val="0"/>
        <w:adjustRightInd w:val="0"/>
        <w:spacing w:after="0" w:line="240" w:lineRule="auto"/>
        <w:rPr>
          <w:rFonts w:ascii="Calibri-BoldItalic" w:eastAsiaTheme="minorHAnsi" w:hAnsi="Calibri-BoldItalic" w:cs="Calibri-BoldItalic"/>
          <w:i/>
          <w:iCs/>
          <w:color w:val="2E74B5" w:themeColor="accent1" w:themeShade="BF"/>
          <w:lang w:val="en-GB" w:eastAsia="en-US"/>
        </w:rPr>
      </w:pPr>
      <w:r w:rsidRPr="00916F88">
        <w:rPr>
          <w:rFonts w:ascii="Calibri-BoldItalic" w:eastAsiaTheme="minorHAnsi" w:hAnsi="Calibri-BoldItalic" w:cs="Calibri-BoldItalic"/>
          <w:i/>
          <w:iCs/>
          <w:color w:val="2E74B5" w:themeColor="accent1" w:themeShade="BF"/>
          <w:lang w:val="en-GB" w:eastAsia="en-US"/>
        </w:rPr>
        <w:t>Task 2.1. Creating the database</w:t>
      </w:r>
    </w:p>
    <w:p w14:paraId="31AA65BD" w14:textId="72F1008C" w:rsidR="00E714C9" w:rsidRPr="00B66923" w:rsidRDefault="00E714C9" w:rsidP="00AE02C2">
      <w:pPr>
        <w:autoSpaceDE w:val="0"/>
        <w:autoSpaceDN w:val="0"/>
        <w:adjustRightInd w:val="0"/>
        <w:spacing w:before="0" w:after="0" w:line="276" w:lineRule="auto"/>
        <w:rPr>
          <w:rFonts w:ascii="Calibri" w:eastAsiaTheme="minorHAnsi" w:hAnsi="Calibri" w:cs="Calibri"/>
          <w:color w:val="000000"/>
          <w:lang w:val="en-GB" w:eastAsia="en-US"/>
        </w:rPr>
      </w:pPr>
      <w:r w:rsidRPr="00B66923">
        <w:rPr>
          <w:rFonts w:ascii="Calibri-Bold" w:eastAsiaTheme="minorHAnsi" w:hAnsi="Calibri-Bold" w:cs="Calibri-Bold"/>
          <w:b/>
          <w:bCs/>
          <w:color w:val="000000"/>
          <w:lang w:val="en-GB" w:eastAsia="en-US"/>
        </w:rPr>
        <w:t xml:space="preserve">Objectives. </w:t>
      </w:r>
      <w:ins w:id="9" w:author="HUET Thomas" w:date="2025-03-27T14:07:00Z">
        <w:r w:rsidR="00967001" w:rsidRPr="00967001">
          <w:rPr>
            <w:rFonts w:ascii="Calibri-Bold" w:eastAsiaTheme="minorHAnsi" w:hAnsi="Calibri-Bold" w:cs="Calibri-Bold"/>
            <w:color w:val="000000"/>
            <w:lang w:val="en-GB" w:eastAsia="en-US"/>
            <w:rPrChange w:id="10" w:author="HUET Thomas" w:date="2025-03-27T14:07:00Z">
              <w:rPr>
                <w:rFonts w:ascii="Calibri-Bold" w:eastAsiaTheme="minorHAnsi" w:hAnsi="Calibri-Bold" w:cs="Calibri-Bold"/>
                <w:b/>
                <w:bCs/>
                <w:color w:val="000000"/>
                <w:lang w:val="en-GB" w:eastAsia="en-US"/>
              </w:rPr>
            </w:rPrChange>
          </w:rPr>
          <w:t xml:space="preserve">In compliance with ANR directives, which require that the data recorded be accessible and meet interoperability requirements, the database will act as a persistent repository for numismatic data, hosting both archaeological (historic cultural </w:t>
        </w:r>
        <w:r w:rsidR="00967001">
          <w:rPr>
            <w:rFonts w:ascii="Calibri-Bold" w:eastAsiaTheme="minorHAnsi" w:hAnsi="Calibri-Bold" w:cs="Calibri-Bold"/>
            <w:color w:val="000000"/>
            <w:lang w:val="en-GB" w:eastAsia="en-US"/>
          </w:rPr>
          <w:t>context</w:t>
        </w:r>
        <w:r w:rsidR="00967001" w:rsidRPr="00967001">
          <w:rPr>
            <w:rFonts w:ascii="Calibri-Bold" w:eastAsiaTheme="minorHAnsi" w:hAnsi="Calibri-Bold" w:cs="Calibri-Bold"/>
            <w:color w:val="000000"/>
            <w:lang w:val="en-GB" w:eastAsia="en-US"/>
            <w:rPrChange w:id="11" w:author="HUET Thomas" w:date="2025-03-27T14:07:00Z">
              <w:rPr>
                <w:rFonts w:ascii="Calibri-Bold" w:eastAsiaTheme="minorHAnsi" w:hAnsi="Calibri-Bold" w:cs="Calibri-Bold"/>
                <w:b/>
                <w:bCs/>
                <w:color w:val="000000"/>
                <w:lang w:val="en-GB" w:eastAsia="en-US"/>
              </w:rPr>
            </w:rPrChange>
          </w:rPr>
          <w:t>, dating, etc.) and archaeometric (physicochemical analysis, etc.) information</w:t>
        </w:r>
      </w:ins>
      <w:del w:id="12" w:author="HUET Thomas" w:date="2025-03-27T14:07:00Z">
        <w:r w:rsidR="000B0E6F" w:rsidRPr="000B0E6F" w:rsidDel="00967001">
          <w:rPr>
            <w:rFonts w:ascii="Calibri-Bold" w:eastAsiaTheme="minorHAnsi" w:hAnsi="Calibri-Bold" w:cs="Calibri-Bold"/>
            <w:color w:val="000000"/>
            <w:lang w:val="en-GB" w:eastAsia="en-US"/>
          </w:rPr>
          <w:delText xml:space="preserve">In compliance with ANR </w:delText>
        </w:r>
      </w:del>
      <w:del w:id="13" w:author="HUET Thomas" w:date="2025-03-27T11:30:00Z">
        <w:r w:rsidR="000B0E6F" w:rsidRPr="000B0E6F" w:rsidDel="00621B08">
          <w:rPr>
            <w:rFonts w:ascii="Calibri-Bold" w:eastAsiaTheme="minorHAnsi" w:hAnsi="Calibri-Bold" w:cs="Calibri-Bold"/>
            <w:color w:val="000000"/>
            <w:lang w:val="en-GB" w:eastAsia="en-US"/>
          </w:rPr>
          <w:delText>requests</w:delText>
        </w:r>
      </w:del>
      <w:del w:id="14" w:author="HUET Thomas" w:date="2025-03-27T14:07:00Z">
        <w:r w:rsidR="000B0E6F" w:rsidRPr="000B0E6F" w:rsidDel="00967001">
          <w:rPr>
            <w:rFonts w:ascii="Calibri-Bold" w:eastAsiaTheme="minorHAnsi" w:hAnsi="Calibri-Bold" w:cs="Calibri-Bold"/>
            <w:color w:val="000000"/>
            <w:lang w:val="en-GB" w:eastAsia="en-US"/>
          </w:rPr>
          <w:delText xml:space="preserve">, the data recorded </w:delText>
        </w:r>
      </w:del>
      <w:del w:id="15" w:author="HUET Thomas" w:date="2025-03-27T11:33:00Z">
        <w:r w:rsidR="000B0E6F" w:rsidRPr="000B0E6F" w:rsidDel="00621B08">
          <w:rPr>
            <w:rFonts w:ascii="Calibri-Bold" w:eastAsiaTheme="minorHAnsi" w:hAnsi="Calibri-Bold" w:cs="Calibri-Bold"/>
            <w:color w:val="000000"/>
            <w:lang w:val="en-GB" w:eastAsia="en-US"/>
          </w:rPr>
          <w:delText xml:space="preserve">will </w:delText>
        </w:r>
      </w:del>
      <w:del w:id="16" w:author="HUET Thomas" w:date="2025-03-27T14:07:00Z">
        <w:r w:rsidR="000B0E6F" w:rsidRPr="000B0E6F" w:rsidDel="00967001">
          <w:rPr>
            <w:rFonts w:ascii="Calibri-Bold" w:eastAsiaTheme="minorHAnsi" w:hAnsi="Calibri-Bold" w:cs="Calibri-Bold"/>
            <w:color w:val="000000"/>
            <w:lang w:val="en-GB" w:eastAsia="en-US"/>
          </w:rPr>
          <w:delText xml:space="preserve">be accessible and </w:delText>
        </w:r>
      </w:del>
      <w:del w:id="17" w:author="HUET Thomas" w:date="2025-03-27T11:33:00Z">
        <w:r w:rsidR="000B0E6F" w:rsidRPr="000B0E6F" w:rsidDel="00621B08">
          <w:rPr>
            <w:rFonts w:ascii="Calibri-Bold" w:eastAsiaTheme="minorHAnsi" w:hAnsi="Calibri-Bold" w:cs="Calibri-Bold"/>
            <w:color w:val="000000"/>
            <w:lang w:val="en-GB" w:eastAsia="en-US"/>
          </w:rPr>
          <w:delText xml:space="preserve">the database should </w:delText>
        </w:r>
      </w:del>
      <w:del w:id="18" w:author="HUET Thomas" w:date="2025-03-27T14:07:00Z">
        <w:r w:rsidR="000B0E6F" w:rsidRPr="000B0E6F" w:rsidDel="00967001">
          <w:rPr>
            <w:rFonts w:ascii="Calibri-Bold" w:eastAsiaTheme="minorHAnsi" w:hAnsi="Calibri-Bold" w:cs="Calibri-Bold"/>
            <w:color w:val="000000"/>
            <w:lang w:val="en-GB" w:eastAsia="en-US"/>
          </w:rPr>
          <w:delText>meet the interoperability requirements</w:delText>
        </w:r>
      </w:del>
      <w:del w:id="19" w:author="HUET Thomas" w:date="2025-03-27T11:33:00Z">
        <w:r w:rsidR="000B0E6F" w:rsidRPr="000B0E6F" w:rsidDel="00621B08">
          <w:rPr>
            <w:rFonts w:ascii="Calibri-Bold" w:eastAsiaTheme="minorHAnsi" w:hAnsi="Calibri-Bold" w:cs="Calibri-Bold"/>
            <w:color w:val="000000"/>
            <w:lang w:val="en-GB" w:eastAsia="en-US"/>
          </w:rPr>
          <w:delText>.</w:delText>
        </w:r>
        <w:r w:rsidR="001C7F2A" w:rsidDel="00621B08">
          <w:rPr>
            <w:rFonts w:ascii="Calibri-Bold" w:eastAsiaTheme="minorHAnsi" w:hAnsi="Calibri-Bold" w:cs="Calibri-Bold"/>
            <w:color w:val="000000"/>
            <w:lang w:val="en-GB" w:eastAsia="en-US"/>
          </w:rPr>
          <w:delText xml:space="preserve"> </w:delText>
        </w:r>
        <w:r w:rsidR="001C7F2A" w:rsidRPr="001C7F2A" w:rsidDel="00621B08">
          <w:rPr>
            <w:rFonts w:asciiTheme="minorHAnsi" w:hAnsiTheme="minorHAnsi" w:cstheme="minorHAnsi"/>
            <w:color w:val="000000"/>
          </w:rPr>
          <w:delText xml:space="preserve">The </w:delText>
        </w:r>
      </w:del>
      <w:del w:id="20" w:author="HUET Thomas" w:date="2025-03-27T14:07:00Z">
        <w:r w:rsidR="001C7F2A" w:rsidRPr="001C7F2A" w:rsidDel="00967001">
          <w:rPr>
            <w:rFonts w:asciiTheme="minorHAnsi" w:hAnsiTheme="minorHAnsi" w:cstheme="minorHAnsi"/>
            <w:color w:val="000000"/>
          </w:rPr>
          <w:delText>database will act as a persistent repository for numismatic data</w:delText>
        </w:r>
      </w:del>
      <w:del w:id="21" w:author="HUET Thomas" w:date="2025-03-27T11:35:00Z">
        <w:r w:rsidR="002812C2" w:rsidDel="00621B08">
          <w:rPr>
            <w:rFonts w:asciiTheme="minorHAnsi" w:hAnsiTheme="minorHAnsi" w:cstheme="minorHAnsi"/>
            <w:color w:val="000000"/>
          </w:rPr>
          <w:delText xml:space="preserve"> </w:delText>
        </w:r>
      </w:del>
      <w:del w:id="22" w:author="HUET Thomas" w:date="2025-03-27T11:34:00Z">
        <w:r w:rsidR="002812C2" w:rsidRPr="002812C2" w:rsidDel="00621B08">
          <w:rPr>
            <w:rFonts w:asciiTheme="minorHAnsi" w:hAnsiTheme="minorHAnsi" w:cstheme="minorHAnsi"/>
            <w:color w:val="000000"/>
          </w:rPr>
          <w:delText>and will enable</w:delText>
        </w:r>
      </w:del>
      <w:del w:id="23" w:author="HUET Thomas" w:date="2025-03-27T11:35:00Z">
        <w:r w:rsidR="002812C2" w:rsidRPr="002812C2" w:rsidDel="00621B08">
          <w:rPr>
            <w:rFonts w:asciiTheme="minorHAnsi" w:hAnsiTheme="minorHAnsi" w:cstheme="minorHAnsi"/>
            <w:color w:val="000000"/>
          </w:rPr>
          <w:delText xml:space="preserve"> </w:delText>
        </w:r>
      </w:del>
      <w:del w:id="24" w:author="HUET Thomas" w:date="2025-03-27T14:07:00Z">
        <w:r w:rsidR="002812C2" w:rsidRPr="002812C2" w:rsidDel="00967001">
          <w:rPr>
            <w:rFonts w:asciiTheme="minorHAnsi" w:hAnsiTheme="minorHAnsi" w:cstheme="minorHAnsi"/>
            <w:color w:val="000000"/>
          </w:rPr>
          <w:delText xml:space="preserve">archaeological and archaeometric </w:delText>
        </w:r>
      </w:del>
      <w:del w:id="25" w:author="HUET Thomas" w:date="2025-03-27T11:35:00Z">
        <w:r w:rsidR="002812C2" w:rsidRPr="002812C2" w:rsidDel="00621B08">
          <w:rPr>
            <w:rFonts w:asciiTheme="minorHAnsi" w:hAnsiTheme="minorHAnsi" w:cstheme="minorHAnsi"/>
            <w:color w:val="000000"/>
          </w:rPr>
          <w:delText>data to be added to each of the sheets</w:delText>
        </w:r>
      </w:del>
      <w:r w:rsidR="002812C2" w:rsidRPr="002812C2">
        <w:rPr>
          <w:rFonts w:asciiTheme="minorHAnsi" w:hAnsiTheme="minorHAnsi" w:cstheme="minorHAnsi"/>
          <w:color w:val="000000"/>
        </w:rPr>
        <w:t>.</w:t>
      </w:r>
      <w:r w:rsidR="00866E7C">
        <w:rPr>
          <w:rFonts w:asciiTheme="minorHAnsi" w:hAnsiTheme="minorHAnsi" w:cstheme="minorHAnsi"/>
          <w:color w:val="000000"/>
        </w:rPr>
        <w:t xml:space="preserve"> </w:t>
      </w:r>
    </w:p>
    <w:p w14:paraId="6F25A301" w14:textId="76A4F8C6" w:rsidR="002812C2" w:rsidRPr="00576ADA" w:rsidRDefault="00E714C9" w:rsidP="00AE02C2">
      <w:pPr>
        <w:spacing w:before="0" w:after="0" w:line="276" w:lineRule="auto"/>
        <w:rPr>
          <w:rFonts w:asciiTheme="minorHAnsi" w:eastAsia="Times New Roman" w:hAnsiTheme="minorHAnsi" w:cstheme="minorHAnsi"/>
          <w:sz w:val="24"/>
          <w:szCs w:val="24"/>
          <w:lang w:val="en-GB" w:eastAsia="fr-FR"/>
        </w:rPr>
      </w:pPr>
      <w:r w:rsidRPr="00B66923">
        <w:rPr>
          <w:rFonts w:ascii="Calibri-Bold" w:hAnsi="Calibri-Bold" w:cs="Calibri-Bold"/>
          <w:b/>
          <w:bCs/>
          <w:lang w:val="en-GB" w:eastAsia="en-US"/>
        </w:rPr>
        <w:t xml:space="preserve">Methods. </w:t>
      </w:r>
      <w:r w:rsidR="00576ADA" w:rsidRPr="00576ADA">
        <w:rPr>
          <w:rFonts w:asciiTheme="minorHAnsi" w:eastAsia="Times New Roman" w:hAnsiTheme="minorHAnsi" w:cstheme="minorHAnsi"/>
          <w:lang w:val="en-GB"/>
        </w:rPr>
        <w:t xml:space="preserve">The database will serve as a persistent repository for numismatic data and will be hosted online, enabling various contributors to input data. </w:t>
      </w:r>
      <w:r w:rsidR="002812C2" w:rsidRPr="00576ADA">
        <w:rPr>
          <w:rFonts w:asciiTheme="minorHAnsi" w:eastAsia="Times New Roman" w:hAnsiTheme="minorHAnsi" w:cstheme="minorHAnsi"/>
          <w:color w:val="000000"/>
          <w:lang w:val="en-GB" w:eastAsia="fr-FR"/>
        </w:rPr>
        <w:t>Descriptive vocabularies of coins will be aligned with Nomisma concepts (thesauri and ontologies)</w:t>
      </w:r>
      <w:r w:rsidR="00D842D3">
        <w:rPr>
          <w:rFonts w:asciiTheme="minorHAnsi" w:eastAsia="Times New Roman" w:hAnsiTheme="minorHAnsi" w:cstheme="minorHAnsi"/>
          <w:color w:val="000000"/>
          <w:lang w:val="en-GB" w:eastAsia="fr-FR"/>
        </w:rPr>
        <w:t xml:space="preserve"> </w:t>
      </w:r>
      <w:r w:rsidR="00D842D3" w:rsidRPr="00D842D3">
        <w:rPr>
          <w:rFonts w:asciiTheme="minorHAnsi" w:eastAsia="Times New Roman" w:hAnsiTheme="minorHAnsi" w:cstheme="minorHAnsi"/>
          <w:b/>
          <w:bCs/>
          <w:color w:val="000000"/>
          <w:lang w:val="en-GB" w:eastAsia="fr-FR"/>
        </w:rPr>
        <w:t>[</w:t>
      </w:r>
      <w:r w:rsidR="00D842D3">
        <w:rPr>
          <w:rFonts w:asciiTheme="minorHAnsi" w:eastAsia="Times New Roman" w:hAnsiTheme="minorHAnsi" w:cstheme="minorHAnsi"/>
          <w:b/>
          <w:bCs/>
          <w:color w:val="000000"/>
          <w:lang w:val="en-GB" w:eastAsia="fr-FR"/>
        </w:rPr>
        <w:t>2</w:t>
      </w:r>
      <w:r w:rsidR="00A16CC0">
        <w:rPr>
          <w:rFonts w:asciiTheme="minorHAnsi" w:eastAsia="Times New Roman" w:hAnsiTheme="minorHAnsi" w:cstheme="minorHAnsi"/>
          <w:b/>
          <w:bCs/>
          <w:color w:val="000000"/>
          <w:lang w:val="en-GB" w:eastAsia="fr-FR"/>
        </w:rPr>
        <w:t>8</w:t>
      </w:r>
      <w:r w:rsidR="00D842D3" w:rsidRPr="00D842D3">
        <w:rPr>
          <w:rFonts w:asciiTheme="minorHAnsi" w:eastAsia="Times New Roman" w:hAnsiTheme="minorHAnsi" w:cstheme="minorHAnsi"/>
          <w:b/>
          <w:bCs/>
          <w:color w:val="000000"/>
          <w:lang w:val="en-GB" w:eastAsia="fr-FR"/>
        </w:rPr>
        <w:t>]</w:t>
      </w:r>
      <w:del w:id="26" w:author="HUET Thomas" w:date="2025-03-27T14:08:00Z">
        <w:r w:rsidR="00D842D3" w:rsidDel="00967001">
          <w:rPr>
            <w:rFonts w:asciiTheme="minorHAnsi" w:eastAsia="Times New Roman" w:hAnsiTheme="minorHAnsi" w:cstheme="minorHAnsi"/>
            <w:color w:val="000000"/>
            <w:lang w:val="en-GB" w:eastAsia="fr-FR"/>
          </w:rPr>
          <w:delText>,</w:delText>
        </w:r>
      </w:del>
      <w:ins w:id="27" w:author="HUET Thomas" w:date="2025-03-27T14:08:00Z">
        <w:r w:rsidR="00967001">
          <w:rPr>
            <w:rFonts w:asciiTheme="minorHAnsi" w:eastAsia="Times New Roman" w:hAnsiTheme="minorHAnsi" w:cstheme="minorHAnsi"/>
            <w:color w:val="000000"/>
            <w:lang w:val="en-GB" w:eastAsia="fr-FR"/>
          </w:rPr>
          <w:t>.</w:t>
        </w:r>
      </w:ins>
      <w:r w:rsidR="00D842D3">
        <w:rPr>
          <w:rFonts w:asciiTheme="minorHAnsi" w:eastAsia="Times New Roman" w:hAnsiTheme="minorHAnsi" w:cstheme="minorHAnsi"/>
          <w:color w:val="000000"/>
          <w:lang w:val="en-GB" w:eastAsia="fr-FR"/>
        </w:rPr>
        <w:t xml:space="preserve"> </w:t>
      </w:r>
      <w:ins w:id="28" w:author="HUET Thomas" w:date="2025-03-27T14:08:00Z">
        <w:r w:rsidR="00967001">
          <w:rPr>
            <w:rFonts w:asciiTheme="minorHAnsi" w:eastAsia="Times New Roman" w:hAnsiTheme="minorHAnsi" w:cstheme="minorHAnsi"/>
            <w:color w:val="000000"/>
            <w:lang w:val="en-GB" w:eastAsia="fr-FR"/>
          </w:rPr>
          <w:t>Nomisma is</w:t>
        </w:r>
        <w:r w:rsidR="00967001" w:rsidRPr="00967001">
          <w:rPr>
            <w:rFonts w:asciiTheme="minorHAnsi" w:eastAsia="Times New Roman" w:hAnsiTheme="minorHAnsi" w:cstheme="minorHAnsi"/>
            <w:color w:val="000000"/>
            <w:lang w:val="en-GB" w:eastAsia="fr-FR"/>
          </w:rPr>
          <w:t xml:space="preserve"> currently regarded</w:t>
        </w:r>
      </w:ins>
      <w:del w:id="29" w:author="HUET Thomas" w:date="2025-03-27T14:08:00Z">
        <w:r w:rsidR="00D842D3" w:rsidDel="00967001">
          <w:rPr>
            <w:rFonts w:asciiTheme="minorHAnsi" w:eastAsia="Times New Roman" w:hAnsiTheme="minorHAnsi" w:cstheme="minorHAnsi"/>
            <w:color w:val="000000"/>
            <w:lang w:val="en-GB" w:eastAsia="fr-FR"/>
          </w:rPr>
          <w:delText xml:space="preserve">this </w:delText>
        </w:r>
      </w:del>
      <w:del w:id="30" w:author="HUET Thomas" w:date="2025-03-27T11:36:00Z">
        <w:r w:rsidR="00D842D3" w:rsidDel="00621B08">
          <w:rPr>
            <w:rFonts w:asciiTheme="minorHAnsi" w:eastAsia="Times New Roman" w:hAnsiTheme="minorHAnsi" w:cstheme="minorHAnsi"/>
            <w:color w:val="000000"/>
            <w:lang w:val="en-GB" w:eastAsia="fr-FR"/>
          </w:rPr>
          <w:delText xml:space="preserve">database </w:delText>
        </w:r>
      </w:del>
      <w:del w:id="31" w:author="HUET Thomas" w:date="2025-03-27T14:08:00Z">
        <w:r w:rsidR="00D842D3" w:rsidDel="00967001">
          <w:rPr>
            <w:rFonts w:asciiTheme="minorHAnsi" w:eastAsia="Times New Roman" w:hAnsiTheme="minorHAnsi" w:cstheme="minorHAnsi"/>
            <w:color w:val="000000"/>
            <w:lang w:val="en-GB" w:eastAsia="fr-FR"/>
          </w:rPr>
          <w:delText xml:space="preserve">being </w:delText>
        </w:r>
        <w:r w:rsidR="002812C2" w:rsidRPr="00576ADA" w:rsidDel="00967001">
          <w:rPr>
            <w:rFonts w:asciiTheme="minorHAnsi" w:eastAsia="Times New Roman" w:hAnsiTheme="minorHAnsi" w:cstheme="minorHAnsi"/>
            <w:color w:val="000000"/>
            <w:lang w:val="en-GB" w:eastAsia="fr-FR"/>
          </w:rPr>
          <w:delText>currently regarded</w:delText>
        </w:r>
      </w:del>
      <w:r w:rsidR="002812C2" w:rsidRPr="00576ADA">
        <w:rPr>
          <w:rFonts w:asciiTheme="minorHAnsi" w:eastAsia="Times New Roman" w:hAnsiTheme="minorHAnsi" w:cstheme="minorHAnsi"/>
          <w:color w:val="000000"/>
          <w:lang w:val="en-GB" w:eastAsia="fr-FR"/>
        </w:rPr>
        <w:t xml:space="preserve"> as a prime example of LOUD (Linked Open Usable Data; an extension of LOD) technology in archaeology</w:t>
      </w:r>
      <w:ins w:id="32" w:author="HUET Thomas" w:date="2025-03-27T11:45:00Z">
        <w:r w:rsidR="009E20A7">
          <w:rPr>
            <w:rFonts w:asciiTheme="minorHAnsi" w:eastAsia="Times New Roman" w:hAnsiTheme="minorHAnsi" w:cstheme="minorHAnsi"/>
            <w:color w:val="000000"/>
            <w:lang w:val="en-GB" w:eastAsia="fr-FR"/>
          </w:rPr>
          <w:t xml:space="preserve"> with, among others, a SPARQL endpoint</w:t>
        </w:r>
      </w:ins>
      <w:r w:rsidR="002812C2" w:rsidRPr="00576ADA">
        <w:rPr>
          <w:rFonts w:asciiTheme="minorHAnsi" w:eastAsia="Times New Roman" w:hAnsiTheme="minorHAnsi" w:cstheme="minorHAnsi"/>
          <w:color w:val="000000"/>
          <w:lang w:val="en-GB" w:eastAsia="fr-FR"/>
        </w:rPr>
        <w:t>. We will create and submit any missing concepts in Nomisma, as well as translations of existing concepts from English to French and Arabic.</w:t>
      </w:r>
    </w:p>
    <w:p w14:paraId="592E7846" w14:textId="1D357C32" w:rsidR="00576ADA" w:rsidRPr="00576ADA" w:rsidRDefault="00576ADA" w:rsidP="00AE02C2">
      <w:pPr>
        <w:pStyle w:val="NormalWeb"/>
        <w:spacing w:before="0" w:beforeAutospacing="0" w:after="0" w:afterAutospacing="0" w:line="276" w:lineRule="auto"/>
        <w:jc w:val="both"/>
        <w:rPr>
          <w:rFonts w:asciiTheme="minorHAnsi" w:eastAsia="Times New Roman" w:hAnsiTheme="minorHAnsi" w:cstheme="minorHAnsi"/>
          <w:color w:val="auto"/>
          <w:lang w:val="en-GB"/>
        </w:rPr>
      </w:pPr>
      <w:r w:rsidRPr="00576ADA">
        <w:rPr>
          <w:rFonts w:asciiTheme="minorHAnsi" w:eastAsia="Times New Roman" w:hAnsiTheme="minorHAnsi" w:cstheme="minorHAnsi"/>
          <w:sz w:val="22"/>
          <w:szCs w:val="22"/>
          <w:lang w:val="en-GB"/>
        </w:rPr>
        <w:t xml:space="preserve">We plan to use PostgreSQL, a Database Management System, along with its spatial extension, PostGIS. The implementation is anticipated on Huma-Num servers, in conjunction with the </w:t>
      </w:r>
      <w:ins w:id="33" w:author="HUET Thomas" w:date="2025-03-27T11:40:00Z">
        <w:r w:rsidR="009E20A7">
          <w:rPr>
            <w:rFonts w:asciiTheme="minorHAnsi" w:eastAsia="Times New Roman" w:hAnsiTheme="minorHAnsi" w:cstheme="minorHAnsi"/>
            <w:sz w:val="22"/>
            <w:szCs w:val="22"/>
            <w:lang w:val="en-GB"/>
          </w:rPr>
          <w:t>develop</w:t>
        </w:r>
      </w:ins>
      <w:ins w:id="34" w:author="HUET Thomas" w:date="2025-03-27T14:11:00Z">
        <w:r w:rsidR="00967001">
          <w:rPr>
            <w:rFonts w:asciiTheme="minorHAnsi" w:eastAsia="Times New Roman" w:hAnsiTheme="minorHAnsi" w:cstheme="minorHAnsi"/>
            <w:sz w:val="22"/>
            <w:szCs w:val="22"/>
            <w:lang w:val="en-GB"/>
          </w:rPr>
          <w:t>ing</w:t>
        </w:r>
      </w:ins>
      <w:ins w:id="35" w:author="HUET Thomas" w:date="2025-03-27T11:40:00Z">
        <w:r w:rsidR="009E20A7">
          <w:rPr>
            <w:rFonts w:asciiTheme="minorHAnsi" w:eastAsia="Times New Roman" w:hAnsiTheme="minorHAnsi" w:cstheme="minorHAnsi"/>
            <w:sz w:val="22"/>
            <w:szCs w:val="22"/>
            <w:lang w:val="en-GB"/>
          </w:rPr>
          <w:t xml:space="preserve"> </w:t>
        </w:r>
      </w:ins>
      <w:r w:rsidRPr="00576ADA">
        <w:rPr>
          <w:rFonts w:asciiTheme="minorHAnsi" w:eastAsia="Times New Roman" w:hAnsiTheme="minorHAnsi" w:cstheme="minorHAnsi"/>
          <w:sz w:val="22"/>
          <w:szCs w:val="22"/>
          <w:lang w:val="en-GB"/>
        </w:rPr>
        <w:t>Postgres database of the IRAMAT laboratory designed to collect all physicochemical data produced by the laboratory</w:t>
      </w:r>
      <w:ins w:id="36" w:author="HUET Thomas" w:date="2025-03-27T11:41:00Z">
        <w:r w:rsidR="009E20A7">
          <w:rPr>
            <w:rFonts w:asciiTheme="minorHAnsi" w:eastAsia="Times New Roman" w:hAnsiTheme="minorHAnsi" w:cstheme="minorHAnsi"/>
            <w:sz w:val="22"/>
            <w:szCs w:val="22"/>
            <w:lang w:val="en-GB"/>
          </w:rPr>
          <w:t xml:space="preserve"> (the </w:t>
        </w:r>
      </w:ins>
      <w:ins w:id="37" w:author="HUET Thomas" w:date="2025-03-27T11:42:00Z">
        <w:r w:rsidR="009E20A7">
          <w:rPr>
            <w:rFonts w:asciiTheme="minorHAnsi" w:eastAsia="Times New Roman" w:hAnsiTheme="minorHAnsi" w:cstheme="minorHAnsi"/>
            <w:sz w:val="22"/>
            <w:szCs w:val="22"/>
            <w:lang w:val="en-GB"/>
          </w:rPr>
          <w:t>AN</w:t>
        </w:r>
      </w:ins>
      <w:ins w:id="38" w:author="HUET Thomas" w:date="2025-03-27T11:41:00Z">
        <w:r w:rsidR="009E20A7">
          <w:rPr>
            <w:rFonts w:asciiTheme="minorHAnsi" w:eastAsia="Times New Roman" w:hAnsiTheme="minorHAnsi" w:cstheme="minorHAnsi"/>
            <w:sz w:val="22"/>
            <w:szCs w:val="22"/>
            <w:lang w:val="en-GB"/>
          </w:rPr>
          <w:t>AMAT</w:t>
        </w:r>
      </w:ins>
      <w:ins w:id="39" w:author="HUET Thomas" w:date="2025-03-27T11:42:00Z">
        <w:r w:rsidR="009E20A7">
          <w:rPr>
            <w:rFonts w:asciiTheme="minorHAnsi" w:eastAsia="Times New Roman" w:hAnsiTheme="minorHAnsi" w:cstheme="minorHAnsi"/>
            <w:sz w:val="22"/>
            <w:szCs w:val="22"/>
            <w:lang w:val="en-GB"/>
          </w:rPr>
          <w:t xml:space="preserve"> database, working title)</w:t>
        </w:r>
      </w:ins>
      <w:r w:rsidRPr="00576ADA">
        <w:rPr>
          <w:rFonts w:asciiTheme="minorHAnsi" w:eastAsia="Times New Roman" w:hAnsiTheme="minorHAnsi" w:cstheme="minorHAnsi"/>
          <w:sz w:val="22"/>
          <w:szCs w:val="22"/>
          <w:lang w:val="en-GB"/>
        </w:rPr>
        <w:t xml:space="preserve">. </w:t>
      </w:r>
      <w:ins w:id="40" w:author="HUET Thomas" w:date="2025-03-27T11:38:00Z">
        <w:r w:rsidR="00621B08">
          <w:rPr>
            <w:rFonts w:asciiTheme="minorHAnsi" w:eastAsia="Times New Roman" w:hAnsiTheme="minorHAnsi" w:cstheme="minorHAnsi"/>
            <w:sz w:val="22"/>
            <w:szCs w:val="22"/>
            <w:lang w:val="en-GB"/>
          </w:rPr>
          <w:t xml:space="preserve">The </w:t>
        </w:r>
      </w:ins>
      <w:ins w:id="41" w:author="HUET Thomas" w:date="2025-03-27T11:39:00Z">
        <w:r w:rsidR="009E20A7">
          <w:rPr>
            <w:rFonts w:asciiTheme="minorHAnsi" w:eastAsia="Times New Roman" w:hAnsiTheme="minorHAnsi" w:cstheme="minorHAnsi"/>
            <w:sz w:val="22"/>
            <w:szCs w:val="22"/>
            <w:lang w:val="en-GB"/>
          </w:rPr>
          <w:t xml:space="preserve">hosting of </w:t>
        </w:r>
      </w:ins>
      <w:ins w:id="42" w:author="HUET Thomas" w:date="2025-03-27T11:38:00Z">
        <w:r w:rsidR="00621B08">
          <w:rPr>
            <w:rFonts w:asciiTheme="minorHAnsi" w:eastAsia="Times New Roman" w:hAnsiTheme="minorHAnsi" w:cstheme="minorHAnsi"/>
            <w:sz w:val="22"/>
            <w:szCs w:val="22"/>
            <w:lang w:val="en-GB"/>
          </w:rPr>
          <w:t>A</w:t>
        </w:r>
        <w:r w:rsidR="009E20A7">
          <w:rPr>
            <w:rFonts w:asciiTheme="minorHAnsi" w:eastAsia="Times New Roman" w:hAnsiTheme="minorHAnsi" w:cstheme="minorHAnsi"/>
            <w:sz w:val="22"/>
            <w:szCs w:val="22"/>
            <w:lang w:val="en-GB"/>
          </w:rPr>
          <w:t>L</w:t>
        </w:r>
        <w:r w:rsidR="00621B08">
          <w:rPr>
            <w:rFonts w:asciiTheme="minorHAnsi" w:eastAsia="Times New Roman" w:hAnsiTheme="minorHAnsi" w:cstheme="minorHAnsi"/>
            <w:sz w:val="22"/>
            <w:szCs w:val="22"/>
            <w:lang w:val="en-GB"/>
          </w:rPr>
          <w:t>MACIR</w:t>
        </w:r>
      </w:ins>
      <w:ins w:id="43" w:author="HUET Thomas" w:date="2025-03-27T11:39:00Z">
        <w:r w:rsidR="009E20A7">
          <w:rPr>
            <w:rFonts w:asciiTheme="minorHAnsi" w:eastAsia="Times New Roman" w:hAnsiTheme="minorHAnsi" w:cstheme="minorHAnsi"/>
            <w:sz w:val="22"/>
            <w:szCs w:val="22"/>
            <w:lang w:val="en-GB"/>
          </w:rPr>
          <w:t xml:space="preserve"> alongside with the</w:t>
        </w:r>
      </w:ins>
      <w:ins w:id="44" w:author="HUET Thomas" w:date="2025-03-27T11:42:00Z">
        <w:r w:rsidR="009E20A7">
          <w:rPr>
            <w:rFonts w:asciiTheme="minorHAnsi" w:eastAsia="Times New Roman" w:hAnsiTheme="minorHAnsi" w:cstheme="minorHAnsi"/>
            <w:sz w:val="22"/>
            <w:szCs w:val="22"/>
            <w:lang w:val="en-GB"/>
          </w:rPr>
          <w:t xml:space="preserve"> ANAMAT</w:t>
        </w:r>
      </w:ins>
      <w:ins w:id="45" w:author="HUET Thomas" w:date="2025-03-27T11:38:00Z">
        <w:r w:rsidR="00621B08">
          <w:rPr>
            <w:rFonts w:asciiTheme="minorHAnsi" w:eastAsia="Times New Roman" w:hAnsiTheme="minorHAnsi" w:cstheme="minorHAnsi"/>
            <w:sz w:val="22"/>
            <w:szCs w:val="22"/>
            <w:lang w:val="en-GB"/>
          </w:rPr>
          <w:t xml:space="preserve"> </w:t>
        </w:r>
      </w:ins>
      <w:del w:id="46" w:author="HUET Thomas" w:date="2025-03-27T11:38:00Z">
        <w:r w:rsidRPr="00576ADA" w:rsidDel="00621B08">
          <w:rPr>
            <w:rFonts w:asciiTheme="minorHAnsi" w:eastAsia="Times New Roman" w:hAnsiTheme="minorHAnsi" w:cstheme="minorHAnsi"/>
            <w:sz w:val="22"/>
            <w:szCs w:val="22"/>
            <w:lang w:val="en-GB"/>
          </w:rPr>
          <w:delText xml:space="preserve">This </w:delText>
        </w:r>
      </w:del>
      <w:r w:rsidRPr="00576ADA">
        <w:rPr>
          <w:rFonts w:asciiTheme="minorHAnsi" w:eastAsia="Times New Roman" w:hAnsiTheme="minorHAnsi" w:cstheme="minorHAnsi"/>
          <w:sz w:val="22"/>
          <w:szCs w:val="22"/>
          <w:lang w:val="en-GB"/>
        </w:rPr>
        <w:t xml:space="preserve">database will facilitate </w:t>
      </w:r>
      <w:ins w:id="47" w:author="HUET Thomas" w:date="2025-03-27T11:38:00Z">
        <w:r w:rsidR="00621B08">
          <w:rPr>
            <w:rFonts w:asciiTheme="minorHAnsi" w:eastAsia="Times New Roman" w:hAnsiTheme="minorHAnsi" w:cstheme="minorHAnsi"/>
            <w:sz w:val="22"/>
            <w:szCs w:val="22"/>
            <w:lang w:val="en-GB"/>
          </w:rPr>
          <w:t xml:space="preserve">the </w:t>
        </w:r>
      </w:ins>
      <w:r w:rsidRPr="00576ADA">
        <w:rPr>
          <w:rFonts w:asciiTheme="minorHAnsi" w:eastAsia="Times New Roman" w:hAnsiTheme="minorHAnsi" w:cstheme="minorHAnsi"/>
          <w:sz w:val="22"/>
          <w:szCs w:val="22"/>
          <w:lang w:val="en-GB"/>
        </w:rPr>
        <w:t xml:space="preserve">sharing of common reference data (such as </w:t>
      </w:r>
      <w:del w:id="48" w:author="HUET Thomas" w:date="2025-03-27T11:43:00Z">
        <w:r w:rsidRPr="00576ADA" w:rsidDel="009E20A7">
          <w:rPr>
            <w:rFonts w:asciiTheme="minorHAnsi" w:eastAsia="Times New Roman" w:hAnsiTheme="minorHAnsi" w:cstheme="minorHAnsi"/>
            <w:sz w:val="22"/>
            <w:szCs w:val="22"/>
            <w:lang w:val="en-GB"/>
          </w:rPr>
          <w:delText xml:space="preserve">database and table structures, </w:delText>
        </w:r>
      </w:del>
      <w:r w:rsidRPr="00576ADA">
        <w:rPr>
          <w:rFonts w:asciiTheme="minorHAnsi" w:eastAsia="Times New Roman" w:hAnsiTheme="minorHAnsi" w:cstheme="minorHAnsi"/>
          <w:sz w:val="22"/>
          <w:szCs w:val="22"/>
          <w:lang w:val="en-GB"/>
        </w:rPr>
        <w:t>datatypes) and common workflows (such as data validation), ensuring data interoperability at the laboratory scale. Regular backups of the database will be made to ensure its safety.</w:t>
      </w:r>
    </w:p>
    <w:p w14:paraId="44B2A5B2" w14:textId="3607C1A3" w:rsidR="00576ADA" w:rsidRPr="00576ADA" w:rsidRDefault="00576ADA" w:rsidP="00AE02C2">
      <w:pPr>
        <w:spacing w:before="0" w:after="0" w:line="276" w:lineRule="auto"/>
        <w:rPr>
          <w:rFonts w:asciiTheme="minorHAnsi" w:eastAsia="Times New Roman" w:hAnsiTheme="minorHAnsi" w:cstheme="minorHAnsi"/>
          <w:sz w:val="24"/>
          <w:szCs w:val="24"/>
          <w:lang w:val="en-GB" w:eastAsia="fr-FR"/>
        </w:rPr>
      </w:pPr>
      <w:r w:rsidRPr="00576ADA">
        <w:rPr>
          <w:rFonts w:asciiTheme="minorHAnsi" w:eastAsia="Times New Roman" w:hAnsiTheme="minorHAnsi" w:cstheme="minorHAnsi"/>
          <w:color w:val="000000"/>
          <w:lang w:val="en-GB" w:eastAsia="fr-FR"/>
        </w:rPr>
        <w:t>Similarly, historical periods and subperiods used for the project will be sourced from the PeriodO time-space gazetteer</w:t>
      </w:r>
      <w:r w:rsidR="006E148D">
        <w:rPr>
          <w:rFonts w:asciiTheme="minorHAnsi" w:eastAsia="Times New Roman" w:hAnsiTheme="minorHAnsi" w:cstheme="minorHAnsi"/>
          <w:color w:val="000000"/>
          <w:lang w:val="en-GB" w:eastAsia="fr-FR"/>
        </w:rPr>
        <w:t xml:space="preserve"> </w:t>
      </w:r>
      <w:r w:rsidR="006E148D" w:rsidRPr="006E148D">
        <w:rPr>
          <w:rFonts w:asciiTheme="minorHAnsi" w:eastAsia="Times New Roman" w:hAnsiTheme="minorHAnsi" w:cstheme="minorHAnsi"/>
          <w:b/>
          <w:bCs/>
          <w:color w:val="000000"/>
          <w:lang w:val="en-GB" w:eastAsia="fr-FR"/>
        </w:rPr>
        <w:t>[2</w:t>
      </w:r>
      <w:r w:rsidR="00A16CC0">
        <w:rPr>
          <w:rFonts w:asciiTheme="minorHAnsi" w:eastAsia="Times New Roman" w:hAnsiTheme="minorHAnsi" w:cstheme="minorHAnsi"/>
          <w:b/>
          <w:bCs/>
          <w:color w:val="000000"/>
          <w:lang w:val="en-GB" w:eastAsia="fr-FR"/>
        </w:rPr>
        <w:t>9</w:t>
      </w:r>
      <w:r w:rsidR="006E148D" w:rsidRPr="006E148D">
        <w:rPr>
          <w:rFonts w:asciiTheme="minorHAnsi" w:eastAsia="Times New Roman" w:hAnsiTheme="minorHAnsi" w:cstheme="minorHAnsi"/>
          <w:b/>
          <w:bCs/>
          <w:color w:val="000000"/>
          <w:lang w:val="en-GB" w:eastAsia="fr-FR"/>
        </w:rPr>
        <w:t>]</w:t>
      </w:r>
      <w:r w:rsidRPr="00576ADA">
        <w:rPr>
          <w:rFonts w:asciiTheme="minorHAnsi" w:eastAsia="Times New Roman" w:hAnsiTheme="minorHAnsi" w:cstheme="minorHAnsi"/>
          <w:color w:val="000000"/>
          <w:lang w:val="en-GB" w:eastAsia="fr-FR"/>
        </w:rPr>
        <w:t>. When higher granularity is needed or entries are missing, new entries will be created in this gazetteer.</w:t>
      </w:r>
    </w:p>
    <w:p w14:paraId="148B8179" w14:textId="77777777" w:rsidR="00576ADA" w:rsidRPr="00576ADA" w:rsidRDefault="00576ADA" w:rsidP="00AE02C2">
      <w:pPr>
        <w:spacing w:before="0" w:after="0" w:line="276" w:lineRule="auto"/>
        <w:rPr>
          <w:rFonts w:asciiTheme="minorHAnsi" w:eastAsia="Times New Roman" w:hAnsiTheme="minorHAnsi" w:cstheme="minorHAnsi"/>
          <w:sz w:val="24"/>
          <w:szCs w:val="24"/>
          <w:lang w:val="en-GB" w:eastAsia="fr-FR"/>
        </w:rPr>
      </w:pPr>
      <w:r w:rsidRPr="00576ADA">
        <w:rPr>
          <w:rFonts w:asciiTheme="minorHAnsi" w:eastAsia="Times New Roman" w:hAnsiTheme="minorHAnsi" w:cstheme="minorHAnsi"/>
          <w:color w:val="000000"/>
          <w:lang w:val="en-GB" w:eastAsia="fr-FR"/>
        </w:rPr>
        <w:lastRenderedPageBreak/>
        <w:t>Standardized physicochemical quantifications, along with the use of Nomisma concepts and PeriodO periods, will enhance the large-scale reusability of the data.</w:t>
      </w:r>
    </w:p>
    <w:p w14:paraId="46F2B056" w14:textId="7014A537" w:rsidR="00576ADA" w:rsidRPr="00576ADA" w:rsidRDefault="00576ADA" w:rsidP="00AE02C2">
      <w:pPr>
        <w:spacing w:before="0" w:after="0" w:line="276" w:lineRule="auto"/>
        <w:rPr>
          <w:rFonts w:asciiTheme="minorHAnsi" w:eastAsia="Times New Roman" w:hAnsiTheme="minorHAnsi" w:cstheme="minorHAnsi"/>
          <w:sz w:val="24"/>
          <w:szCs w:val="24"/>
          <w:lang w:val="en-GB" w:eastAsia="fr-FR"/>
        </w:rPr>
      </w:pPr>
      <w:r w:rsidRPr="00576ADA">
        <w:rPr>
          <w:rFonts w:asciiTheme="minorHAnsi" w:eastAsia="Times New Roman" w:hAnsiTheme="minorHAnsi" w:cstheme="minorHAnsi"/>
          <w:color w:val="000000"/>
          <w:lang w:val="en-GB" w:eastAsia="fr-FR"/>
        </w:rPr>
        <w:t xml:space="preserve">Python programming, currently being developed at IRAMAT for both numismatic and physicochemical results, will be used to </w:t>
      </w:r>
      <w:del w:id="49" w:author="HUET Thomas" w:date="2025-03-27T11:43:00Z">
        <w:r w:rsidRPr="00576ADA" w:rsidDel="009E20A7">
          <w:rPr>
            <w:rFonts w:asciiTheme="minorHAnsi" w:eastAsia="Times New Roman" w:hAnsiTheme="minorHAnsi" w:cstheme="minorHAnsi"/>
            <w:color w:val="000000"/>
            <w:lang w:val="en-GB" w:eastAsia="fr-FR"/>
          </w:rPr>
          <w:delText xml:space="preserve">dynamically </w:delText>
        </w:r>
      </w:del>
      <w:r w:rsidRPr="00576ADA">
        <w:rPr>
          <w:rFonts w:asciiTheme="minorHAnsi" w:eastAsia="Times New Roman" w:hAnsiTheme="minorHAnsi" w:cstheme="minorHAnsi"/>
          <w:color w:val="000000"/>
          <w:lang w:val="en-GB" w:eastAsia="fr-FR"/>
        </w:rPr>
        <w:t xml:space="preserve">create </w:t>
      </w:r>
      <w:ins w:id="50" w:author="HUET Thomas" w:date="2025-03-27T11:43:00Z">
        <w:r w:rsidR="009E20A7">
          <w:rPr>
            <w:rFonts w:asciiTheme="minorHAnsi" w:eastAsia="Times New Roman" w:hAnsiTheme="minorHAnsi" w:cstheme="minorHAnsi"/>
            <w:color w:val="000000"/>
            <w:lang w:val="en-GB" w:eastAsia="fr-FR"/>
          </w:rPr>
          <w:t>dynamic and inter</w:t>
        </w:r>
      </w:ins>
      <w:ins w:id="51" w:author="HUET Thomas" w:date="2025-03-27T11:44:00Z">
        <w:r w:rsidR="009E20A7">
          <w:rPr>
            <w:rFonts w:asciiTheme="minorHAnsi" w:eastAsia="Times New Roman" w:hAnsiTheme="minorHAnsi" w:cstheme="minorHAnsi"/>
            <w:color w:val="000000"/>
            <w:lang w:val="en-GB" w:eastAsia="fr-FR"/>
          </w:rPr>
          <w:t xml:space="preserve">active </w:t>
        </w:r>
      </w:ins>
      <w:r w:rsidRPr="00576ADA">
        <w:rPr>
          <w:rFonts w:asciiTheme="minorHAnsi" w:eastAsia="Times New Roman" w:hAnsiTheme="minorHAnsi" w:cstheme="minorHAnsi"/>
          <w:color w:val="000000"/>
          <w:lang w:val="en-GB" w:eastAsia="fr-FR"/>
        </w:rPr>
        <w:t xml:space="preserve">dashboards hosting descriptive statistics from the database (for example, through Leaflet maps and Plotly diagrams), </w:t>
      </w:r>
      <w:ins w:id="52" w:author="HUET Thomas" w:date="2025-03-27T11:44:00Z">
        <w:r w:rsidR="009E20A7">
          <w:rPr>
            <w:rFonts w:asciiTheme="minorHAnsi" w:eastAsia="Times New Roman" w:hAnsiTheme="minorHAnsi" w:cstheme="minorHAnsi"/>
            <w:color w:val="000000"/>
            <w:lang w:val="en-GB" w:eastAsia="fr-FR"/>
          </w:rPr>
          <w:t>along with data</w:t>
        </w:r>
      </w:ins>
      <w:ins w:id="53" w:author="HUET Thomas" w:date="2025-03-27T14:14:00Z">
        <w:r w:rsidR="00952A56">
          <w:rPr>
            <w:rFonts w:asciiTheme="minorHAnsi" w:eastAsia="Times New Roman" w:hAnsiTheme="minorHAnsi" w:cstheme="minorHAnsi"/>
            <w:color w:val="000000"/>
            <w:lang w:val="en-GB" w:eastAsia="fr-FR"/>
          </w:rPr>
          <w:t>-</w:t>
        </w:r>
      </w:ins>
      <w:ins w:id="54" w:author="HUET Thomas" w:date="2025-03-27T11:44:00Z">
        <w:r w:rsidR="009E20A7">
          <w:rPr>
            <w:rFonts w:asciiTheme="minorHAnsi" w:eastAsia="Times New Roman" w:hAnsiTheme="minorHAnsi" w:cstheme="minorHAnsi"/>
            <w:color w:val="000000"/>
            <w:lang w:val="en-GB" w:eastAsia="fr-FR"/>
          </w:rPr>
          <w:t xml:space="preserve">driven documents, </w:t>
        </w:r>
      </w:ins>
      <w:r w:rsidRPr="00576ADA">
        <w:rPr>
          <w:rFonts w:asciiTheme="minorHAnsi" w:eastAsia="Times New Roman" w:hAnsiTheme="minorHAnsi" w:cstheme="minorHAnsi"/>
          <w:color w:val="000000"/>
          <w:lang w:val="en-GB" w:eastAsia="fr-FR"/>
        </w:rPr>
        <w:t xml:space="preserve">as well as in raw formats (for example, CSV) and to publish reference data (such as Nomisma-specific classes). Additionally, a plugin currently under development at IRAMAT will allow on-the-fly dumping of searches from the database to the IRAMAT Zenodo community </w:t>
      </w:r>
      <w:ins w:id="55" w:author="HUET Thomas" w:date="2025-03-27T13:54:00Z">
        <w:r w:rsidR="00840202">
          <w:rPr>
            <w:rFonts w:asciiTheme="minorHAnsi" w:eastAsia="Times New Roman" w:hAnsiTheme="minorHAnsi" w:cstheme="minorHAnsi"/>
            <w:color w:val="000000"/>
            <w:lang w:val="en-GB" w:eastAsia="fr-FR"/>
          </w:rPr>
          <w:t>(</w:t>
        </w:r>
      </w:ins>
      <w:ins w:id="56" w:author="HUET Thomas" w:date="2025-03-27T13:55:00Z">
        <w:r w:rsidR="00840202">
          <w:rPr>
            <w:rFonts w:asciiTheme="minorHAnsi" w:eastAsia="Times New Roman" w:hAnsiTheme="minorHAnsi" w:cstheme="minorHAnsi"/>
            <w:color w:val="000000"/>
            <w:lang w:val="en-GB" w:eastAsia="fr-FR"/>
          </w:rPr>
          <w:fldChar w:fldCharType="begin"/>
        </w:r>
        <w:r w:rsidR="00840202">
          <w:rPr>
            <w:rFonts w:asciiTheme="minorHAnsi" w:eastAsia="Times New Roman" w:hAnsiTheme="minorHAnsi" w:cstheme="minorHAnsi"/>
            <w:color w:val="000000"/>
            <w:lang w:val="en-GB" w:eastAsia="fr-FR"/>
          </w:rPr>
          <w:instrText xml:space="preserve"> HYPERLINK "https://zenodo.org/communities/iramat" </w:instrText>
        </w:r>
        <w:r w:rsidR="00840202">
          <w:rPr>
            <w:rFonts w:asciiTheme="minorHAnsi" w:eastAsia="Times New Roman" w:hAnsiTheme="minorHAnsi" w:cstheme="minorHAnsi"/>
            <w:color w:val="000000"/>
            <w:lang w:val="en-GB" w:eastAsia="fr-FR"/>
          </w:rPr>
          <w:fldChar w:fldCharType="separate"/>
        </w:r>
        <w:r w:rsidR="00840202" w:rsidRPr="00840202">
          <w:rPr>
            <w:rStyle w:val="Hyperlink"/>
            <w:rFonts w:asciiTheme="minorHAnsi" w:eastAsia="Times New Roman" w:hAnsiTheme="minorHAnsi" w:cstheme="minorHAnsi"/>
            <w:lang w:val="en-GB" w:eastAsia="fr-FR"/>
          </w:rPr>
          <w:t>https://zenodo.org/communities/iramat</w:t>
        </w:r>
        <w:r w:rsidR="00840202">
          <w:rPr>
            <w:rFonts w:asciiTheme="minorHAnsi" w:eastAsia="Times New Roman" w:hAnsiTheme="minorHAnsi" w:cstheme="minorHAnsi"/>
            <w:color w:val="000000"/>
            <w:lang w:val="en-GB" w:eastAsia="fr-FR"/>
          </w:rPr>
          <w:fldChar w:fldCharType="end"/>
        </w:r>
      </w:ins>
      <w:ins w:id="57" w:author="HUET Thomas" w:date="2025-03-27T13:54:00Z">
        <w:r w:rsidR="00840202">
          <w:rPr>
            <w:rFonts w:asciiTheme="minorHAnsi" w:eastAsia="Times New Roman" w:hAnsiTheme="minorHAnsi" w:cstheme="minorHAnsi"/>
            <w:color w:val="000000"/>
            <w:lang w:val="en-GB" w:eastAsia="fr-FR"/>
          </w:rPr>
          <w:t xml:space="preserve">) </w:t>
        </w:r>
      </w:ins>
      <w:r w:rsidRPr="00576ADA">
        <w:rPr>
          <w:rFonts w:asciiTheme="minorHAnsi" w:eastAsia="Times New Roman" w:hAnsiTheme="minorHAnsi" w:cstheme="minorHAnsi"/>
          <w:color w:val="000000"/>
          <w:lang w:val="en-GB" w:eastAsia="fr-FR"/>
        </w:rPr>
        <w:t xml:space="preserve">and will also be used to publish curated datasets adhering to the FAIR principles, including "how-to-cite," DOIs, and metadata interoperability through the OAI-PMH </w:t>
      </w:r>
      <w:r w:rsidR="006E148D">
        <w:rPr>
          <w:rFonts w:asciiTheme="minorHAnsi" w:eastAsia="Times New Roman" w:hAnsiTheme="minorHAnsi" w:cstheme="minorHAnsi"/>
          <w:color w:val="000000"/>
          <w:lang w:val="en-GB" w:eastAsia="fr-FR"/>
        </w:rPr>
        <w:t xml:space="preserve">(Open Archives Initiative – Protocol for Metadata Harvesting). </w:t>
      </w:r>
    </w:p>
    <w:p w14:paraId="6763A19D" w14:textId="5A65C0DD" w:rsidR="00576ADA" w:rsidRPr="00576ADA" w:rsidRDefault="00576ADA" w:rsidP="00AE02C2">
      <w:pPr>
        <w:spacing w:before="0" w:after="0" w:line="276" w:lineRule="auto"/>
        <w:rPr>
          <w:rFonts w:asciiTheme="minorHAnsi" w:eastAsia="Times New Roman" w:hAnsiTheme="minorHAnsi" w:cstheme="minorHAnsi"/>
          <w:sz w:val="24"/>
          <w:szCs w:val="24"/>
          <w:lang w:val="en-GB" w:eastAsia="fr-FR"/>
        </w:rPr>
      </w:pPr>
      <w:r w:rsidRPr="00576ADA">
        <w:rPr>
          <w:rFonts w:asciiTheme="minorHAnsi" w:eastAsia="Times New Roman" w:hAnsiTheme="minorHAnsi" w:cstheme="minorHAnsi"/>
          <w:color w:val="000000"/>
          <w:lang w:val="en-GB" w:eastAsia="fr-FR"/>
        </w:rPr>
        <w:t xml:space="preserve">The </w:t>
      </w:r>
      <w:r w:rsidRPr="00576ADA">
        <w:rPr>
          <w:rFonts w:asciiTheme="minorHAnsi" w:eastAsia="Times New Roman" w:hAnsiTheme="minorHAnsi" w:cstheme="minorHAnsi"/>
          <w:color w:val="FF0000"/>
          <w:lang w:val="en-GB" w:eastAsia="fr-FR"/>
        </w:rPr>
        <w:t xml:space="preserve">ALMACIR </w:t>
      </w:r>
      <w:r w:rsidRPr="00576ADA">
        <w:rPr>
          <w:rFonts w:asciiTheme="minorHAnsi" w:eastAsia="Times New Roman" w:hAnsiTheme="minorHAnsi" w:cstheme="minorHAnsi"/>
          <w:color w:val="000000"/>
          <w:lang w:val="en-GB" w:eastAsia="fr-FR"/>
        </w:rPr>
        <w:t>project will establish a dedicated GitHub repository under the GitHub IRAMAT organisation</w:t>
      </w:r>
      <w:ins w:id="58" w:author="HUET Thomas" w:date="2025-03-27T11:45:00Z">
        <w:r w:rsidR="009E20A7">
          <w:rPr>
            <w:rFonts w:asciiTheme="minorHAnsi" w:eastAsia="Times New Roman" w:hAnsiTheme="minorHAnsi" w:cstheme="minorHAnsi"/>
            <w:color w:val="000000"/>
            <w:lang w:val="en-GB" w:eastAsia="fr-FR"/>
          </w:rPr>
          <w:t xml:space="preserve"> (to be created)</w:t>
        </w:r>
      </w:ins>
      <w:r w:rsidRPr="00576ADA">
        <w:rPr>
          <w:rFonts w:asciiTheme="minorHAnsi" w:eastAsia="Times New Roman" w:hAnsiTheme="minorHAnsi" w:cstheme="minorHAnsi"/>
          <w:color w:val="000000"/>
          <w:lang w:val="en-GB" w:eastAsia="fr-FR"/>
        </w:rPr>
        <w:t xml:space="preserve"> to host reference data and manage the versioning of Python code specifically developed for the project</w:t>
      </w:r>
      <w:r w:rsidR="006E148D">
        <w:rPr>
          <w:rFonts w:asciiTheme="minorHAnsi" w:eastAsia="Times New Roman" w:hAnsiTheme="minorHAnsi" w:cstheme="minorHAnsi"/>
          <w:color w:val="000000"/>
          <w:lang w:val="en-GB" w:eastAsia="fr-FR"/>
        </w:rPr>
        <w:t>.</w:t>
      </w:r>
    </w:p>
    <w:p w14:paraId="2D7D462C" w14:textId="7B3F9C60" w:rsidR="001C7F2A" w:rsidRPr="00576ADA" w:rsidRDefault="00576ADA" w:rsidP="00AE02C2">
      <w:pPr>
        <w:spacing w:before="0" w:after="0" w:line="276" w:lineRule="auto"/>
        <w:rPr>
          <w:rFonts w:asciiTheme="minorHAnsi" w:eastAsia="Times New Roman" w:hAnsiTheme="minorHAnsi" w:cstheme="minorHAnsi"/>
          <w:sz w:val="24"/>
          <w:szCs w:val="24"/>
          <w:lang w:val="en-GB" w:eastAsia="fr-FR"/>
        </w:rPr>
      </w:pPr>
      <w:r w:rsidRPr="00576ADA">
        <w:rPr>
          <w:rFonts w:asciiTheme="minorHAnsi" w:eastAsia="Times New Roman" w:hAnsiTheme="minorHAnsi" w:cstheme="minorHAnsi"/>
          <w:color w:val="000000"/>
          <w:lang w:val="en-GB" w:eastAsia="fr-FR"/>
        </w:rPr>
        <w:t xml:space="preserve">All these developments will enhance the FAIRability of the data and the publication of data papers. </w:t>
      </w:r>
    </w:p>
    <w:p w14:paraId="3B4AD0EF" w14:textId="206618D2" w:rsidR="00E714C9" w:rsidRPr="00780F45" w:rsidRDefault="00E714C9" w:rsidP="00AE02C2">
      <w:pPr>
        <w:autoSpaceDE w:val="0"/>
        <w:autoSpaceDN w:val="0"/>
        <w:adjustRightInd w:val="0"/>
        <w:spacing w:line="276" w:lineRule="auto"/>
        <w:rPr>
          <w:rFonts w:ascii="Calibri" w:eastAsiaTheme="minorHAnsi" w:hAnsi="Calibri" w:cs="Calibri"/>
          <w:color w:val="000000"/>
          <w:lang w:val="en-GB" w:eastAsia="en-US"/>
        </w:rPr>
      </w:pPr>
      <w:r w:rsidRPr="0020178A">
        <w:rPr>
          <w:rFonts w:ascii="Calibri-Bold" w:eastAsiaTheme="minorHAnsi" w:hAnsi="Calibri-Bold" w:cs="Calibri-Bold"/>
          <w:b/>
          <w:bCs/>
          <w:color w:val="000000"/>
          <w:lang w:val="en-GB" w:eastAsia="en-US"/>
        </w:rPr>
        <w:t xml:space="preserve">Main participants. </w:t>
      </w:r>
      <w:r w:rsidR="001C7F2A" w:rsidRPr="001C7F2A">
        <w:rPr>
          <w:rFonts w:asciiTheme="minorHAnsi" w:eastAsiaTheme="minorHAnsi" w:hAnsiTheme="minorHAnsi" w:cstheme="minorHAnsi"/>
          <w:color w:val="000000"/>
          <w:lang w:val="en-GB" w:eastAsia="en-US"/>
        </w:rPr>
        <w:t>Thomas Huet will be responsible for the technical set-up of the database, with scientific support from Sébastien Gasc. The construction of the database will also be of particular importance in the collective thinking of the IRAMAT laboratory, which is keen to build a common database covering all the periods covered by the laboratory's researchers. In addition to the members of the ALMACIR project team, the reflective phase will be open to general discussion within the laboratory.</w:t>
      </w:r>
      <w:r w:rsidR="00866E7C">
        <w:rPr>
          <w:rFonts w:asciiTheme="minorHAnsi" w:eastAsiaTheme="minorHAnsi" w:hAnsiTheme="minorHAnsi" w:cstheme="minorHAnsi"/>
          <w:color w:val="000000"/>
          <w:lang w:val="en-GB" w:eastAsia="en-US"/>
        </w:rPr>
        <w:t xml:space="preserve"> </w:t>
      </w:r>
    </w:p>
    <w:p w14:paraId="420A4F37" w14:textId="4FAB4626" w:rsidR="00E714C9" w:rsidRPr="00D03D81" w:rsidRDefault="00E714C9" w:rsidP="00B47935">
      <w:pPr>
        <w:autoSpaceDE w:val="0"/>
        <w:autoSpaceDN w:val="0"/>
        <w:adjustRightInd w:val="0"/>
        <w:spacing w:after="0" w:line="240" w:lineRule="auto"/>
        <w:rPr>
          <w:rFonts w:ascii="Calibri-BoldItalic" w:eastAsiaTheme="minorHAnsi" w:hAnsi="Calibri-BoldItalic" w:cs="Calibri-BoldItalic"/>
          <w:i/>
          <w:iCs/>
          <w:color w:val="2E74B5" w:themeColor="accent1" w:themeShade="BF"/>
          <w:lang w:val="en-GB" w:eastAsia="en-US"/>
        </w:rPr>
      </w:pPr>
      <w:r w:rsidRPr="00780F45">
        <w:rPr>
          <w:rFonts w:ascii="Calibri-BoldItalic" w:eastAsiaTheme="minorHAnsi" w:hAnsi="Calibri-BoldItalic" w:cs="Calibri-BoldItalic"/>
          <w:i/>
          <w:iCs/>
          <w:color w:val="2E74B5" w:themeColor="accent1" w:themeShade="BF"/>
          <w:lang w:val="en-GB" w:eastAsia="en-US"/>
        </w:rPr>
        <w:t xml:space="preserve">Task 2.2. </w:t>
      </w:r>
      <w:r w:rsidRPr="00D03D81">
        <w:rPr>
          <w:rFonts w:ascii="Calibri-BoldItalic" w:eastAsiaTheme="minorHAnsi" w:hAnsi="Calibri-BoldItalic" w:cs="Calibri-BoldItalic"/>
          <w:i/>
          <w:iCs/>
          <w:color w:val="2E74B5" w:themeColor="accent1" w:themeShade="BF"/>
          <w:lang w:val="en-GB" w:eastAsia="en-US"/>
        </w:rPr>
        <w:t xml:space="preserve">Completing the database </w:t>
      </w:r>
      <w:r w:rsidR="00C20965">
        <w:rPr>
          <w:rFonts w:ascii="Calibri-BoldItalic" w:eastAsiaTheme="minorHAnsi" w:hAnsi="Calibri-BoldItalic" w:cs="Calibri-BoldItalic"/>
          <w:i/>
          <w:iCs/>
          <w:color w:val="2E74B5" w:themeColor="accent1" w:themeShade="BF"/>
          <w:lang w:val="en-GB" w:eastAsia="en-US"/>
        </w:rPr>
        <w:t>and insure its interoperability</w:t>
      </w:r>
    </w:p>
    <w:p w14:paraId="208DD756" w14:textId="550D383B" w:rsidR="00E714C9" w:rsidRPr="00916F88" w:rsidRDefault="00E714C9" w:rsidP="00AE02C2">
      <w:pPr>
        <w:autoSpaceDE w:val="0"/>
        <w:autoSpaceDN w:val="0"/>
        <w:adjustRightInd w:val="0"/>
        <w:spacing w:before="0" w:after="0" w:line="276" w:lineRule="auto"/>
        <w:rPr>
          <w:rFonts w:ascii="Calibri-Bold" w:eastAsiaTheme="minorHAnsi" w:hAnsi="Calibri-Bold" w:cs="Calibri-Bold"/>
          <w:b/>
          <w:bCs/>
          <w:color w:val="000000"/>
          <w:lang w:val="en-GB" w:eastAsia="en-US"/>
        </w:rPr>
      </w:pPr>
      <w:r w:rsidRPr="00B66923">
        <w:rPr>
          <w:rFonts w:ascii="Calibri-Bold" w:eastAsiaTheme="minorHAnsi" w:hAnsi="Calibri-Bold" w:cs="Calibri-Bold"/>
          <w:b/>
          <w:bCs/>
          <w:color w:val="000000"/>
          <w:lang w:val="en-GB" w:eastAsia="en-US"/>
        </w:rPr>
        <w:t xml:space="preserve">Objectives. </w:t>
      </w:r>
      <w:r w:rsidR="002812C2" w:rsidRPr="002812C2">
        <w:rPr>
          <w:rFonts w:ascii="Calibri" w:eastAsiaTheme="minorHAnsi" w:hAnsi="Calibri" w:cs="Calibri"/>
          <w:color w:val="000000"/>
          <w:lang w:val="en-GB" w:eastAsia="en-US"/>
        </w:rPr>
        <w:t xml:space="preserve">The aim of this task will be to keep the database up to date, and to facilitate the entry of numismatic, </w:t>
      </w:r>
      <w:r w:rsidR="00C20965" w:rsidRPr="002812C2">
        <w:rPr>
          <w:rFonts w:ascii="Calibri" w:eastAsiaTheme="minorHAnsi" w:hAnsi="Calibri" w:cs="Calibri"/>
          <w:color w:val="000000"/>
          <w:lang w:val="en-GB" w:eastAsia="en-US"/>
        </w:rPr>
        <w:t>archaeometry</w:t>
      </w:r>
      <w:r w:rsidR="00C20965">
        <w:rPr>
          <w:rFonts w:ascii="Calibri" w:eastAsiaTheme="minorHAnsi" w:hAnsi="Calibri" w:cs="Calibri"/>
          <w:color w:val="000000"/>
          <w:lang w:val="en-GB" w:eastAsia="en-US"/>
        </w:rPr>
        <w:t xml:space="preserve"> results</w:t>
      </w:r>
      <w:r w:rsidR="002812C2" w:rsidRPr="002812C2">
        <w:rPr>
          <w:rFonts w:ascii="Calibri" w:eastAsiaTheme="minorHAnsi" w:hAnsi="Calibri" w:cs="Calibri"/>
          <w:color w:val="000000"/>
          <w:lang w:val="en-GB" w:eastAsia="en-US"/>
        </w:rPr>
        <w:t xml:space="preserve"> and archaeological data by all members of the team. It will also involve ensuring the database's sustainability beyond the </w:t>
      </w:r>
      <w:r w:rsidR="002812C2" w:rsidRPr="002812C2">
        <w:rPr>
          <w:rFonts w:ascii="Calibri" w:eastAsiaTheme="minorHAnsi" w:hAnsi="Calibri" w:cs="Calibri"/>
          <w:color w:val="FF0000"/>
          <w:lang w:val="en-GB" w:eastAsia="en-US"/>
        </w:rPr>
        <w:t xml:space="preserve">ALMACIR </w:t>
      </w:r>
      <w:r w:rsidR="002812C2" w:rsidRPr="002812C2">
        <w:rPr>
          <w:rFonts w:ascii="Calibri" w:eastAsiaTheme="minorHAnsi" w:hAnsi="Calibri" w:cs="Calibri"/>
          <w:color w:val="000000"/>
          <w:lang w:val="en-GB" w:eastAsia="en-US"/>
        </w:rPr>
        <w:t xml:space="preserve">project.  </w:t>
      </w:r>
    </w:p>
    <w:p w14:paraId="4ADD08F7" w14:textId="6DBB38D3" w:rsidR="00BC27BA" w:rsidRDefault="00E714C9" w:rsidP="00AE02C2">
      <w:pPr>
        <w:spacing w:before="0" w:after="0" w:line="276" w:lineRule="auto"/>
        <w:rPr>
          <w:rFonts w:asciiTheme="minorHAnsi" w:eastAsia="Times New Roman" w:hAnsiTheme="minorHAnsi" w:cstheme="minorHAnsi"/>
          <w:color w:val="000000"/>
          <w:lang w:val="en-GB" w:eastAsia="fr-FR"/>
        </w:rPr>
      </w:pPr>
      <w:r w:rsidRPr="00B66923">
        <w:rPr>
          <w:rFonts w:ascii="Calibri-Bold" w:eastAsiaTheme="minorHAnsi" w:hAnsi="Calibri-Bold" w:cs="Calibri-Bold"/>
          <w:b/>
          <w:bCs/>
          <w:color w:val="000000"/>
          <w:lang w:val="en-GB" w:eastAsia="en-US"/>
        </w:rPr>
        <w:t xml:space="preserve">Methods. </w:t>
      </w:r>
      <w:r w:rsidR="008A40B0" w:rsidRPr="008A40B0">
        <w:rPr>
          <w:rFonts w:ascii="Calibri" w:eastAsiaTheme="minorHAnsi" w:hAnsi="Calibri" w:cs="Calibri"/>
          <w:color w:val="000000"/>
          <w:lang w:val="en-GB" w:eastAsia="en-US"/>
        </w:rPr>
        <w:t xml:space="preserve">Once the database has been built, the corpus will be </w:t>
      </w:r>
      <w:del w:id="59" w:author="HUET Thomas" w:date="2025-03-27T13:56:00Z">
        <w:r w:rsidR="008A40B0" w:rsidRPr="008A40B0" w:rsidDel="00840202">
          <w:rPr>
            <w:rFonts w:ascii="Calibri" w:eastAsiaTheme="minorHAnsi" w:hAnsi="Calibri" w:cs="Calibri"/>
            <w:color w:val="000000"/>
            <w:lang w:val="en-GB" w:eastAsia="en-US"/>
          </w:rPr>
          <w:delText>integrated into it</w:delText>
        </w:r>
      </w:del>
      <w:ins w:id="60" w:author="HUET Thomas" w:date="2025-03-27T13:56:00Z">
        <w:r w:rsidR="00840202">
          <w:rPr>
            <w:rFonts w:ascii="Calibri" w:eastAsiaTheme="minorHAnsi" w:hAnsi="Calibri" w:cs="Calibri"/>
            <w:color w:val="000000"/>
            <w:lang w:val="en-GB" w:eastAsia="en-US"/>
          </w:rPr>
          <w:t>added</w:t>
        </w:r>
      </w:ins>
      <w:r w:rsidR="008A40B0" w:rsidRPr="008A40B0">
        <w:rPr>
          <w:rFonts w:ascii="Calibri" w:eastAsiaTheme="minorHAnsi" w:hAnsi="Calibri" w:cs="Calibri"/>
          <w:color w:val="000000"/>
          <w:lang w:val="en-GB" w:eastAsia="en-US"/>
        </w:rPr>
        <w:t xml:space="preserve"> from the current provisional files</w:t>
      </w:r>
      <w:r w:rsidR="00BC27BA">
        <w:rPr>
          <w:rFonts w:ascii="Calibri" w:eastAsiaTheme="minorHAnsi" w:hAnsi="Calibri" w:cs="Calibri"/>
          <w:color w:val="000000"/>
          <w:lang w:val="en-GB" w:eastAsia="en-US"/>
        </w:rPr>
        <w:t xml:space="preserve">. </w:t>
      </w:r>
      <w:r w:rsidR="00BC27BA" w:rsidRPr="00BC27BA">
        <w:rPr>
          <w:rFonts w:ascii="Calibri" w:eastAsiaTheme="minorHAnsi" w:hAnsi="Calibri" w:cs="Calibri"/>
          <w:color w:val="000000"/>
          <w:lang w:val="en-GB" w:eastAsia="en-US"/>
        </w:rPr>
        <w:t>Each entry will be accompanied by a numismatic description of the coin with high-definition photographs.</w:t>
      </w:r>
      <w:r w:rsidR="00BC27BA" w:rsidRPr="00BC27BA">
        <w:rPr>
          <w:rFonts w:asciiTheme="minorHAnsi" w:eastAsia="Times New Roman" w:hAnsiTheme="minorHAnsi" w:cstheme="minorHAnsi"/>
          <w:color w:val="000000"/>
          <w:lang w:val="en-GB" w:eastAsia="fr-FR"/>
        </w:rPr>
        <w:t xml:space="preserve"> </w:t>
      </w:r>
      <w:r w:rsidR="00BC27BA">
        <w:rPr>
          <w:rFonts w:asciiTheme="minorHAnsi" w:eastAsia="Times New Roman" w:hAnsiTheme="minorHAnsi" w:cstheme="minorHAnsi"/>
          <w:color w:val="000000"/>
          <w:lang w:val="en-GB" w:eastAsia="fr-FR"/>
        </w:rPr>
        <w:t>These</w:t>
      </w:r>
      <w:r w:rsidR="00BC27BA" w:rsidRPr="00576ADA">
        <w:rPr>
          <w:rFonts w:asciiTheme="minorHAnsi" w:eastAsia="Times New Roman" w:hAnsiTheme="minorHAnsi" w:cstheme="minorHAnsi"/>
          <w:color w:val="000000"/>
          <w:lang w:val="en-GB" w:eastAsia="fr-FR"/>
        </w:rPr>
        <w:t xml:space="preserve"> images will be hosted online and delivered through a IIIF </w:t>
      </w:r>
      <w:r w:rsidR="00BC27BA">
        <w:rPr>
          <w:rFonts w:asciiTheme="minorHAnsi" w:eastAsia="Times New Roman" w:hAnsiTheme="minorHAnsi" w:cstheme="minorHAnsi"/>
          <w:color w:val="000000"/>
          <w:lang w:val="en-GB" w:eastAsia="fr-FR"/>
        </w:rPr>
        <w:t>(International Image Interoperability Framework</w:t>
      </w:r>
      <w:ins w:id="61" w:author="HUET Thomas" w:date="2025-03-27T13:56:00Z">
        <w:r w:rsidR="00840202">
          <w:rPr>
            <w:rFonts w:asciiTheme="minorHAnsi" w:eastAsia="Times New Roman" w:hAnsiTheme="minorHAnsi" w:cstheme="minorHAnsi"/>
            <w:color w:val="000000"/>
            <w:lang w:val="en-GB" w:eastAsia="fr-FR"/>
          </w:rPr>
          <w:t xml:space="preserve">, </w:t>
        </w:r>
        <w:r w:rsidR="00840202" w:rsidRPr="00840202">
          <w:rPr>
            <w:rFonts w:asciiTheme="minorHAnsi" w:eastAsia="Times New Roman" w:hAnsiTheme="minorHAnsi" w:cstheme="minorHAnsi"/>
            <w:color w:val="000000"/>
            <w:lang w:val="en-GB" w:eastAsia="fr-FR"/>
          </w:rPr>
          <w:t>ISO 21127:2019</w:t>
        </w:r>
      </w:ins>
      <w:r w:rsidR="00BC27BA">
        <w:rPr>
          <w:rFonts w:asciiTheme="minorHAnsi" w:eastAsia="Times New Roman" w:hAnsiTheme="minorHAnsi" w:cstheme="minorHAnsi"/>
          <w:color w:val="000000"/>
          <w:lang w:val="en-GB" w:eastAsia="fr-FR"/>
        </w:rPr>
        <w:t xml:space="preserve">) </w:t>
      </w:r>
      <w:r w:rsidR="00BC27BA" w:rsidRPr="00576ADA">
        <w:rPr>
          <w:rFonts w:asciiTheme="minorHAnsi" w:eastAsia="Times New Roman" w:hAnsiTheme="minorHAnsi" w:cstheme="minorHAnsi"/>
          <w:color w:val="000000"/>
          <w:lang w:val="en-GB" w:eastAsia="fr-FR"/>
        </w:rPr>
        <w:t>server in read mode. Throughout the project's lifespan, we also aim to develop an IIIF annotation framework that will enable numismatic specialists to share JSON</w:t>
      </w:r>
      <w:r w:rsidR="00BC27BA">
        <w:rPr>
          <w:rFonts w:asciiTheme="minorHAnsi" w:eastAsia="Times New Roman" w:hAnsiTheme="minorHAnsi" w:cstheme="minorHAnsi"/>
          <w:color w:val="000000"/>
          <w:lang w:val="en-GB" w:eastAsia="fr-FR"/>
        </w:rPr>
        <w:t xml:space="preserve"> (JavaScript Object Notation)</w:t>
      </w:r>
      <w:r w:rsidR="00BC27BA" w:rsidRPr="00576ADA">
        <w:rPr>
          <w:rFonts w:asciiTheme="minorHAnsi" w:eastAsia="Times New Roman" w:hAnsiTheme="minorHAnsi" w:cstheme="minorHAnsi"/>
          <w:color w:val="000000"/>
          <w:lang w:val="en-GB" w:eastAsia="fr-FR"/>
        </w:rPr>
        <w:t xml:space="preserve"> annotations on the same object collaboratively. </w:t>
      </w:r>
      <w:ins w:id="62" w:author="HUET Thomas" w:date="2025-03-27T14:01:00Z">
        <w:r w:rsidR="00840202">
          <w:rPr>
            <w:rFonts w:asciiTheme="minorHAnsi" w:eastAsia="Times New Roman" w:hAnsiTheme="minorHAnsi" w:cstheme="minorHAnsi"/>
            <w:color w:val="000000"/>
            <w:lang w:val="en-GB" w:eastAsia="fr-FR"/>
          </w:rPr>
          <w:t xml:space="preserve">This is particularly relevant to spatialise semantic </w:t>
        </w:r>
      </w:ins>
      <w:ins w:id="63" w:author="HUET Thomas" w:date="2025-03-27T14:02:00Z">
        <w:r w:rsidR="00840202">
          <w:rPr>
            <w:rFonts w:asciiTheme="minorHAnsi" w:eastAsia="Times New Roman" w:hAnsiTheme="minorHAnsi" w:cstheme="minorHAnsi"/>
            <w:color w:val="000000"/>
            <w:lang w:val="en-GB" w:eastAsia="fr-FR"/>
          </w:rPr>
          <w:t>content (ex: palaeographical observations) but also physicochemical anal</w:t>
        </w:r>
      </w:ins>
      <w:ins w:id="64" w:author="HUET Thomas" w:date="2025-03-27T14:03:00Z">
        <w:r w:rsidR="00840202">
          <w:rPr>
            <w:rFonts w:asciiTheme="minorHAnsi" w:eastAsia="Times New Roman" w:hAnsiTheme="minorHAnsi" w:cstheme="minorHAnsi"/>
            <w:color w:val="000000"/>
            <w:lang w:val="en-GB" w:eastAsia="fr-FR"/>
          </w:rPr>
          <w:t xml:space="preserve">ytic samples. </w:t>
        </w:r>
      </w:ins>
      <w:r w:rsidR="00BC27BA" w:rsidRPr="00576ADA">
        <w:rPr>
          <w:rFonts w:asciiTheme="minorHAnsi" w:eastAsia="Times New Roman" w:hAnsiTheme="minorHAnsi" w:cstheme="minorHAnsi"/>
          <w:color w:val="000000"/>
          <w:lang w:val="en-GB" w:eastAsia="fr-FR"/>
        </w:rPr>
        <w:t xml:space="preserve">This IIIF development will be conducted in collaboration with the </w:t>
      </w:r>
      <w:ins w:id="65" w:author="HUET Thomas" w:date="2025-03-27T13:58:00Z">
        <w:r w:rsidR="00840202">
          <w:rPr>
            <w:rFonts w:asciiTheme="minorHAnsi" w:eastAsia="Times New Roman" w:hAnsiTheme="minorHAnsi" w:cstheme="minorHAnsi"/>
            <w:color w:val="000000"/>
            <w:lang w:val="en-GB" w:eastAsia="fr-FR"/>
          </w:rPr>
          <w:t>D</w:t>
        </w:r>
      </w:ins>
      <w:ins w:id="66" w:author="HUET Thomas" w:date="2025-03-27T13:57:00Z">
        <w:r w:rsidR="00840202" w:rsidRPr="00840202">
          <w:rPr>
            <w:rFonts w:asciiTheme="minorHAnsi" w:eastAsia="Times New Roman" w:hAnsiTheme="minorHAnsi" w:cstheme="minorHAnsi"/>
            <w:color w:val="000000"/>
            <w:lang w:val="en-GB" w:eastAsia="fr-FR"/>
          </w:rPr>
          <w:t xml:space="preserve">épartement des Monnaies, médailles et antiques </w:t>
        </w:r>
      </w:ins>
      <w:ins w:id="67" w:author="HUET Thomas" w:date="2025-03-27T13:58:00Z">
        <w:r w:rsidR="00840202">
          <w:rPr>
            <w:rFonts w:asciiTheme="minorHAnsi" w:eastAsia="Times New Roman" w:hAnsiTheme="minorHAnsi" w:cstheme="minorHAnsi"/>
            <w:color w:val="000000"/>
            <w:lang w:val="en-GB" w:eastAsia="fr-FR"/>
          </w:rPr>
          <w:t>(</w:t>
        </w:r>
      </w:ins>
      <w:r w:rsidR="00BC27BA">
        <w:rPr>
          <w:rFonts w:asciiTheme="minorHAnsi" w:eastAsia="Times New Roman" w:hAnsiTheme="minorHAnsi" w:cstheme="minorHAnsi"/>
          <w:color w:val="000000"/>
          <w:lang w:val="en-GB" w:eastAsia="fr-FR"/>
        </w:rPr>
        <w:t>DMMA</w:t>
      </w:r>
      <w:ins w:id="68" w:author="HUET Thomas" w:date="2025-03-27T13:58:00Z">
        <w:r w:rsidR="00840202">
          <w:rPr>
            <w:rFonts w:asciiTheme="minorHAnsi" w:eastAsia="Times New Roman" w:hAnsiTheme="minorHAnsi" w:cstheme="minorHAnsi"/>
            <w:color w:val="000000"/>
            <w:lang w:val="en-GB" w:eastAsia="fr-FR"/>
          </w:rPr>
          <w:t>)</w:t>
        </w:r>
      </w:ins>
      <w:r w:rsidR="00BC27BA" w:rsidRPr="00576ADA">
        <w:rPr>
          <w:rFonts w:asciiTheme="minorHAnsi" w:eastAsia="Times New Roman" w:hAnsiTheme="minorHAnsi" w:cstheme="minorHAnsi"/>
          <w:color w:val="000000"/>
          <w:lang w:val="en-GB" w:eastAsia="fr-FR"/>
        </w:rPr>
        <w:t xml:space="preserve"> of the BnF, which has extensive experience in IIIF development for numismatics.</w:t>
      </w:r>
    </w:p>
    <w:p w14:paraId="7E150803" w14:textId="72AF5603" w:rsidR="0097383E" w:rsidRPr="0097383E" w:rsidRDefault="0097383E" w:rsidP="00AE02C2">
      <w:pPr>
        <w:spacing w:before="0" w:after="0" w:line="276" w:lineRule="auto"/>
        <w:rPr>
          <w:rFonts w:asciiTheme="minorHAnsi" w:eastAsia="Times New Roman" w:hAnsiTheme="minorHAnsi" w:cstheme="minorHAnsi"/>
          <w:lang w:val="en-GB" w:eastAsia="fr-FR"/>
        </w:rPr>
      </w:pPr>
      <w:r w:rsidRPr="0097383E">
        <w:rPr>
          <w:rFonts w:asciiTheme="minorHAnsi" w:eastAsia="Times New Roman" w:hAnsiTheme="minorHAnsi" w:cstheme="minorHAnsi"/>
          <w:lang w:val="en-GB" w:eastAsia="fr-FR"/>
        </w:rPr>
        <w:t xml:space="preserve">This collaboration is also part of BnF's policy of digitising its collections. The recording of very high-definition </w:t>
      </w:r>
      <w:r>
        <w:rPr>
          <w:rFonts w:asciiTheme="minorHAnsi" w:eastAsia="Times New Roman" w:hAnsiTheme="minorHAnsi" w:cstheme="minorHAnsi"/>
          <w:lang w:val="en-GB" w:eastAsia="fr-FR"/>
        </w:rPr>
        <w:t>pictures</w:t>
      </w:r>
      <w:r w:rsidRPr="0097383E">
        <w:rPr>
          <w:rFonts w:asciiTheme="minorHAnsi" w:eastAsia="Times New Roman" w:hAnsiTheme="minorHAnsi" w:cstheme="minorHAnsi"/>
          <w:lang w:val="en-GB" w:eastAsia="fr-FR"/>
        </w:rPr>
        <w:t xml:space="preserve"> of each of the </w:t>
      </w:r>
      <w:r>
        <w:rPr>
          <w:rFonts w:asciiTheme="minorHAnsi" w:eastAsia="Times New Roman" w:hAnsiTheme="minorHAnsi" w:cstheme="minorHAnsi"/>
          <w:lang w:val="en-GB" w:eastAsia="fr-FR"/>
        </w:rPr>
        <w:t>coins</w:t>
      </w:r>
      <w:r w:rsidRPr="0097383E">
        <w:rPr>
          <w:rFonts w:asciiTheme="minorHAnsi" w:eastAsia="Times New Roman" w:hAnsiTheme="minorHAnsi" w:cstheme="minorHAnsi"/>
          <w:lang w:val="en-GB" w:eastAsia="fr-FR"/>
        </w:rPr>
        <w:t xml:space="preserve"> in the </w:t>
      </w:r>
      <w:r w:rsidRPr="0097383E">
        <w:rPr>
          <w:rFonts w:asciiTheme="minorHAnsi" w:eastAsia="Times New Roman" w:hAnsiTheme="minorHAnsi" w:cstheme="minorHAnsi"/>
          <w:color w:val="FF0000"/>
          <w:lang w:val="en-GB" w:eastAsia="fr-FR"/>
        </w:rPr>
        <w:t xml:space="preserve">ALMACIR </w:t>
      </w:r>
      <w:r w:rsidRPr="0097383E">
        <w:rPr>
          <w:rFonts w:asciiTheme="minorHAnsi" w:eastAsia="Times New Roman" w:hAnsiTheme="minorHAnsi" w:cstheme="minorHAnsi"/>
          <w:lang w:val="en-GB" w:eastAsia="fr-FR"/>
        </w:rPr>
        <w:t xml:space="preserve">database, and the interoperability of this </w:t>
      </w:r>
      <w:r>
        <w:rPr>
          <w:rFonts w:asciiTheme="minorHAnsi" w:eastAsia="Times New Roman" w:hAnsiTheme="minorHAnsi" w:cstheme="minorHAnsi"/>
          <w:lang w:val="en-GB" w:eastAsia="fr-FR"/>
        </w:rPr>
        <w:t>latter</w:t>
      </w:r>
      <w:r w:rsidRPr="0097383E">
        <w:rPr>
          <w:rFonts w:asciiTheme="minorHAnsi" w:eastAsia="Times New Roman" w:hAnsiTheme="minorHAnsi" w:cstheme="minorHAnsi"/>
          <w:lang w:val="en-GB" w:eastAsia="fr-FR"/>
        </w:rPr>
        <w:t>, will enable us to play a full part in the preparation of online access to the collections.</w:t>
      </w:r>
    </w:p>
    <w:p w14:paraId="163952A5" w14:textId="19302F35" w:rsidR="00BC27BA" w:rsidRPr="00576ADA" w:rsidRDefault="00BC27BA" w:rsidP="00AE02C2">
      <w:pPr>
        <w:spacing w:before="0" w:after="0" w:line="276" w:lineRule="auto"/>
        <w:rPr>
          <w:rFonts w:asciiTheme="minorHAnsi" w:eastAsia="Times New Roman" w:hAnsiTheme="minorHAnsi" w:cstheme="minorHAnsi"/>
          <w:sz w:val="24"/>
          <w:szCs w:val="24"/>
          <w:lang w:val="en-GB" w:eastAsia="fr-FR"/>
        </w:rPr>
      </w:pPr>
      <w:r w:rsidRPr="00576ADA">
        <w:rPr>
          <w:rFonts w:asciiTheme="minorHAnsi" w:eastAsia="Times New Roman" w:hAnsiTheme="minorHAnsi" w:cstheme="minorHAnsi"/>
          <w:color w:val="000000"/>
          <w:lang w:val="en-GB" w:eastAsia="fr-FR"/>
        </w:rPr>
        <w:t xml:space="preserve">By integrating iconography with formal textual descriptions based on current standards, </w:t>
      </w:r>
      <w:ins w:id="69" w:author="HUET Thomas" w:date="2025-03-27T14:00:00Z">
        <w:r w:rsidR="00840202">
          <w:rPr>
            <w:rFonts w:asciiTheme="minorHAnsi" w:eastAsia="Times New Roman" w:hAnsiTheme="minorHAnsi" w:cstheme="minorHAnsi"/>
            <w:color w:val="000000"/>
            <w:lang w:val="en-GB" w:eastAsia="fr-FR"/>
          </w:rPr>
          <w:t>with anno</w:t>
        </w:r>
      </w:ins>
      <w:ins w:id="70" w:author="HUET Thomas" w:date="2025-03-27T14:01:00Z">
        <w:r w:rsidR="00840202">
          <w:rPr>
            <w:rFonts w:asciiTheme="minorHAnsi" w:eastAsia="Times New Roman" w:hAnsiTheme="minorHAnsi" w:cstheme="minorHAnsi"/>
            <w:color w:val="000000"/>
            <w:lang w:val="en-GB" w:eastAsia="fr-FR"/>
          </w:rPr>
          <w:t xml:space="preserve">tated region of the image, </w:t>
        </w:r>
      </w:ins>
      <w:r w:rsidRPr="00576ADA">
        <w:rPr>
          <w:rFonts w:asciiTheme="minorHAnsi" w:eastAsia="Times New Roman" w:hAnsiTheme="minorHAnsi" w:cstheme="minorHAnsi"/>
          <w:color w:val="000000"/>
          <w:lang w:val="en-GB" w:eastAsia="fr-FR"/>
        </w:rPr>
        <w:t xml:space="preserve">we will also create a ready-to-use learning base for future automated coin identification through artificial intelligence (AI) and machine learning (ML), using large language models (LLM) for textual analysis and computer vision (CV) for iconographic analysis. </w:t>
      </w:r>
      <w:del w:id="71" w:author="HUET Thomas" w:date="2025-03-27T14:04:00Z">
        <w:r w:rsidRPr="00576ADA" w:rsidDel="00816989">
          <w:rPr>
            <w:rFonts w:asciiTheme="minorHAnsi" w:eastAsia="Times New Roman" w:hAnsiTheme="minorHAnsi" w:cstheme="minorHAnsi"/>
            <w:color w:val="000000"/>
            <w:lang w:val="en-GB" w:eastAsia="fr-FR"/>
          </w:rPr>
          <w:delText xml:space="preserve">Future </w:delText>
        </w:r>
      </w:del>
      <w:ins w:id="72" w:author="HUET Thomas" w:date="2025-03-27T14:04:00Z">
        <w:r w:rsidR="00816989">
          <w:rPr>
            <w:rFonts w:asciiTheme="minorHAnsi" w:eastAsia="Times New Roman" w:hAnsiTheme="minorHAnsi" w:cstheme="minorHAnsi"/>
            <w:color w:val="000000"/>
            <w:lang w:val="en-GB" w:eastAsia="fr-FR"/>
          </w:rPr>
          <w:t>Exploratory</w:t>
        </w:r>
        <w:r w:rsidR="00816989" w:rsidRPr="00576ADA">
          <w:rPr>
            <w:rFonts w:asciiTheme="minorHAnsi" w:eastAsia="Times New Roman" w:hAnsiTheme="minorHAnsi" w:cstheme="minorHAnsi"/>
            <w:color w:val="000000"/>
            <w:lang w:val="en-GB" w:eastAsia="fr-FR"/>
          </w:rPr>
          <w:t xml:space="preserve"> </w:t>
        </w:r>
      </w:ins>
      <w:r w:rsidRPr="00576ADA">
        <w:rPr>
          <w:rFonts w:asciiTheme="minorHAnsi" w:eastAsia="Times New Roman" w:hAnsiTheme="minorHAnsi" w:cstheme="minorHAnsi"/>
          <w:color w:val="000000"/>
          <w:lang w:val="en-GB" w:eastAsia="fr-FR"/>
        </w:rPr>
        <w:t xml:space="preserve">AI/ML development will be conducted in collaboration with the Huma-Num consortium Pictoria and will pave the way for subsequent research projects following </w:t>
      </w:r>
      <w:r w:rsidRPr="00F90606">
        <w:rPr>
          <w:rFonts w:asciiTheme="minorHAnsi" w:eastAsia="Times New Roman" w:hAnsiTheme="minorHAnsi" w:cstheme="minorHAnsi"/>
          <w:color w:val="FF0000"/>
          <w:lang w:val="en-GB" w:eastAsia="fr-FR"/>
        </w:rPr>
        <w:t>ALMACIR</w:t>
      </w:r>
      <w:r w:rsidRPr="00576ADA">
        <w:rPr>
          <w:rFonts w:asciiTheme="minorHAnsi" w:eastAsia="Times New Roman" w:hAnsiTheme="minorHAnsi" w:cstheme="minorHAnsi"/>
          <w:color w:val="000000"/>
          <w:lang w:val="en-GB" w:eastAsia="fr-FR"/>
        </w:rPr>
        <w:t>.</w:t>
      </w:r>
    </w:p>
    <w:p w14:paraId="4DAEE172" w14:textId="61EDEAFF" w:rsidR="008A40B0" w:rsidRDefault="00BC27BA" w:rsidP="00AE02C2">
      <w:pPr>
        <w:autoSpaceDE w:val="0"/>
        <w:autoSpaceDN w:val="0"/>
        <w:adjustRightInd w:val="0"/>
        <w:spacing w:before="0" w:after="0" w:line="276" w:lineRule="auto"/>
        <w:rPr>
          <w:rFonts w:asciiTheme="minorHAnsi" w:eastAsia="Times New Roman" w:hAnsiTheme="minorHAnsi" w:cstheme="minorHAnsi"/>
          <w:color w:val="000000"/>
          <w:lang w:val="en-GB" w:eastAsia="fr-FR"/>
        </w:rPr>
      </w:pPr>
      <w:r w:rsidRPr="00BC27BA">
        <w:rPr>
          <w:rFonts w:ascii="Calibri" w:eastAsiaTheme="minorHAnsi" w:hAnsi="Calibri" w:cs="Calibri"/>
          <w:color w:val="000000"/>
          <w:lang w:val="en-GB" w:eastAsia="en-US"/>
        </w:rPr>
        <w:lastRenderedPageBreak/>
        <w:t xml:space="preserve">The </w:t>
      </w:r>
      <w:del w:id="73" w:author="HUET Thomas" w:date="2025-03-27T14:04:00Z">
        <w:r w:rsidRPr="00BC27BA" w:rsidDel="00816989">
          <w:rPr>
            <w:rFonts w:ascii="Calibri" w:eastAsiaTheme="minorHAnsi" w:hAnsi="Calibri" w:cs="Calibri"/>
            <w:color w:val="000000"/>
            <w:lang w:val="en-GB" w:eastAsia="en-US"/>
          </w:rPr>
          <w:delText xml:space="preserve">project </w:delText>
        </w:r>
      </w:del>
      <w:ins w:id="74" w:author="HUET Thomas" w:date="2025-03-27T14:04:00Z">
        <w:r w:rsidR="00816989">
          <w:rPr>
            <w:rFonts w:ascii="Calibri" w:eastAsiaTheme="minorHAnsi" w:hAnsi="Calibri" w:cs="Calibri"/>
            <w:color w:val="000000"/>
            <w:lang w:val="en-GB" w:eastAsia="en-US"/>
          </w:rPr>
          <w:t>Task 2</w:t>
        </w:r>
        <w:r w:rsidR="00816989" w:rsidRPr="00BC27BA">
          <w:rPr>
            <w:rFonts w:ascii="Calibri" w:eastAsiaTheme="minorHAnsi" w:hAnsi="Calibri" w:cs="Calibri"/>
            <w:color w:val="000000"/>
            <w:lang w:val="en-GB" w:eastAsia="en-US"/>
          </w:rPr>
          <w:t xml:space="preserve"> </w:t>
        </w:r>
      </w:ins>
      <w:r w:rsidRPr="00BC27BA">
        <w:rPr>
          <w:rFonts w:ascii="Calibri" w:eastAsiaTheme="minorHAnsi" w:hAnsi="Calibri" w:cs="Calibri"/>
          <w:color w:val="000000"/>
          <w:lang w:val="en-GB" w:eastAsia="en-US"/>
        </w:rPr>
        <w:t xml:space="preserve">involves recruiting a Master's student with a degree in Human and Social Sciences, specialising in digital humanities. This student will </w:t>
      </w:r>
      <w:r>
        <w:rPr>
          <w:rFonts w:ascii="Calibri" w:eastAsiaTheme="minorHAnsi" w:hAnsi="Calibri" w:cs="Calibri"/>
          <w:color w:val="000000"/>
          <w:lang w:val="en-GB" w:eastAsia="en-US"/>
        </w:rPr>
        <w:t>have</w:t>
      </w:r>
      <w:r w:rsidRPr="00BC27BA">
        <w:rPr>
          <w:rFonts w:ascii="Calibri" w:eastAsiaTheme="minorHAnsi" w:hAnsi="Calibri" w:cs="Calibri"/>
          <w:color w:val="000000"/>
          <w:lang w:val="en-GB" w:eastAsia="en-US"/>
        </w:rPr>
        <w:t xml:space="preserve"> </w:t>
      </w:r>
      <w:r w:rsidR="006E148D" w:rsidRPr="00576ADA">
        <w:rPr>
          <w:rFonts w:asciiTheme="minorHAnsi" w:eastAsia="Times New Roman" w:hAnsiTheme="minorHAnsi" w:cstheme="minorHAnsi"/>
          <w:color w:val="000000"/>
          <w:lang w:val="en-GB" w:eastAsia="fr-FR"/>
        </w:rPr>
        <w:t>to maintain th</w:t>
      </w:r>
      <w:r w:rsidR="00C20965">
        <w:rPr>
          <w:rFonts w:asciiTheme="minorHAnsi" w:eastAsia="Times New Roman" w:hAnsiTheme="minorHAnsi" w:cstheme="minorHAnsi"/>
          <w:color w:val="000000"/>
          <w:lang w:val="en-GB" w:eastAsia="fr-FR"/>
        </w:rPr>
        <w:t xml:space="preserve">e GitHub </w:t>
      </w:r>
      <w:r w:rsidR="006E148D" w:rsidRPr="00576ADA">
        <w:rPr>
          <w:rFonts w:asciiTheme="minorHAnsi" w:eastAsia="Times New Roman" w:hAnsiTheme="minorHAnsi" w:cstheme="minorHAnsi"/>
          <w:color w:val="000000"/>
          <w:lang w:val="en-GB" w:eastAsia="fr-FR"/>
        </w:rPr>
        <w:t>repository</w:t>
      </w:r>
      <w:r>
        <w:rPr>
          <w:rFonts w:asciiTheme="minorHAnsi" w:eastAsia="Times New Roman" w:hAnsiTheme="minorHAnsi" w:cstheme="minorHAnsi"/>
          <w:color w:val="000000"/>
          <w:lang w:val="en-GB" w:eastAsia="fr-FR"/>
        </w:rPr>
        <w:t xml:space="preserve"> set up in the task 2.1 </w:t>
      </w:r>
      <w:r w:rsidRPr="00BC27BA">
        <w:rPr>
          <w:rFonts w:asciiTheme="minorHAnsi" w:eastAsia="Times New Roman" w:hAnsiTheme="minorHAnsi" w:cstheme="minorHAnsi"/>
          <w:color w:val="000000"/>
          <w:lang w:val="en-GB" w:eastAsia="fr-FR"/>
        </w:rPr>
        <w:t xml:space="preserve">and ensure the database's interoperability with partners during </w:t>
      </w:r>
      <w:r>
        <w:rPr>
          <w:rFonts w:asciiTheme="minorHAnsi" w:eastAsia="Times New Roman" w:hAnsiTheme="minorHAnsi" w:cstheme="minorHAnsi"/>
          <w:color w:val="000000"/>
          <w:lang w:val="en-GB" w:eastAsia="fr-FR"/>
        </w:rPr>
        <w:t>his/</w:t>
      </w:r>
      <w:r w:rsidRPr="00BC27BA">
        <w:rPr>
          <w:rFonts w:asciiTheme="minorHAnsi" w:eastAsia="Times New Roman" w:hAnsiTheme="minorHAnsi" w:cstheme="minorHAnsi"/>
          <w:color w:val="000000"/>
          <w:lang w:val="en-GB" w:eastAsia="fr-FR"/>
        </w:rPr>
        <w:t>her six-month placement.</w:t>
      </w:r>
      <w:r w:rsidR="00C20965">
        <w:rPr>
          <w:rFonts w:asciiTheme="minorHAnsi" w:eastAsia="Times New Roman" w:hAnsiTheme="minorHAnsi" w:cstheme="minorHAnsi"/>
          <w:color w:val="000000"/>
          <w:lang w:val="en-GB" w:eastAsia="fr-FR"/>
        </w:rPr>
        <w:t xml:space="preserve"> </w:t>
      </w:r>
    </w:p>
    <w:p w14:paraId="7082E97F" w14:textId="07D2F170" w:rsidR="00E714C9" w:rsidRDefault="00E714C9" w:rsidP="00AE02C2">
      <w:pPr>
        <w:autoSpaceDE w:val="0"/>
        <w:autoSpaceDN w:val="0"/>
        <w:adjustRightInd w:val="0"/>
        <w:spacing w:before="0" w:after="0" w:line="276" w:lineRule="auto"/>
        <w:rPr>
          <w:rFonts w:asciiTheme="minorHAnsi" w:eastAsia="Times New Roman" w:hAnsiTheme="minorHAnsi" w:cstheme="minorHAnsi"/>
          <w:color w:val="000000"/>
          <w:lang w:val="en-GB" w:eastAsia="fr-FR"/>
        </w:rPr>
      </w:pPr>
      <w:r w:rsidRPr="00B66923">
        <w:rPr>
          <w:rFonts w:ascii="Calibri-Bold" w:eastAsiaTheme="minorHAnsi" w:hAnsi="Calibri-Bold" w:cs="Calibri-Bold"/>
          <w:b/>
          <w:bCs/>
          <w:color w:val="000000"/>
          <w:lang w:val="en-GB" w:eastAsia="en-US"/>
        </w:rPr>
        <w:t xml:space="preserve">Main participants. </w:t>
      </w:r>
      <w:r w:rsidR="000B0E6F" w:rsidRPr="000B0E6F">
        <w:rPr>
          <w:rFonts w:ascii="Calibri" w:eastAsiaTheme="minorHAnsi" w:hAnsi="Calibri" w:cs="Calibri"/>
          <w:color w:val="000000"/>
          <w:lang w:val="en-GB" w:eastAsia="en-US"/>
        </w:rPr>
        <w:t xml:space="preserve">All project participants will have access to the database. Sébastien Gasc and the doctoral student recruited as part of the project will be responsible for filling in the numismatic records. The results of the analyses will be completed as </w:t>
      </w:r>
      <w:r w:rsidR="000B0E6F">
        <w:rPr>
          <w:rFonts w:ascii="Calibri" w:eastAsiaTheme="minorHAnsi" w:hAnsi="Calibri" w:cs="Calibri"/>
          <w:color w:val="000000"/>
          <w:lang w:val="en-GB" w:eastAsia="en-US"/>
        </w:rPr>
        <w:t xml:space="preserve">the project </w:t>
      </w:r>
      <w:r w:rsidR="000B0E6F" w:rsidRPr="000B0E6F">
        <w:rPr>
          <w:rFonts w:ascii="Calibri" w:eastAsiaTheme="minorHAnsi" w:hAnsi="Calibri" w:cs="Calibri"/>
          <w:color w:val="000000"/>
          <w:lang w:val="en-GB" w:eastAsia="en-US"/>
        </w:rPr>
        <w:t>progress, in particular by Guillaume Sarah and Maryse Blet-Lemarquand</w:t>
      </w:r>
      <w:r w:rsidR="008A40B0">
        <w:rPr>
          <w:rFonts w:ascii="Calibri" w:eastAsiaTheme="minorHAnsi" w:hAnsi="Calibri" w:cs="Calibri"/>
          <w:color w:val="000000"/>
          <w:lang w:val="en-GB" w:eastAsia="en-US"/>
        </w:rPr>
        <w:t xml:space="preserve"> (</w:t>
      </w:r>
      <w:r w:rsidR="000B0E6F" w:rsidRPr="000B0E6F">
        <w:rPr>
          <w:rFonts w:ascii="Calibri" w:eastAsiaTheme="minorHAnsi" w:hAnsi="Calibri" w:cs="Calibri"/>
          <w:color w:val="000000"/>
          <w:lang w:val="en-GB" w:eastAsia="en-US"/>
        </w:rPr>
        <w:t>responsible for task 3</w:t>
      </w:r>
      <w:r w:rsidR="008A40B0">
        <w:rPr>
          <w:rFonts w:ascii="Calibri" w:eastAsiaTheme="minorHAnsi" w:hAnsi="Calibri" w:cs="Calibri"/>
          <w:color w:val="000000"/>
          <w:lang w:val="en-GB" w:eastAsia="en-US"/>
        </w:rPr>
        <w:t>)</w:t>
      </w:r>
      <w:r w:rsidR="000B0E6F" w:rsidRPr="000B0E6F">
        <w:rPr>
          <w:rFonts w:ascii="Calibri" w:eastAsiaTheme="minorHAnsi" w:hAnsi="Calibri" w:cs="Calibri"/>
          <w:color w:val="000000"/>
          <w:lang w:val="en-GB" w:eastAsia="en-US"/>
        </w:rPr>
        <w:t>.</w:t>
      </w:r>
      <w:r w:rsidR="00C20965">
        <w:rPr>
          <w:rFonts w:ascii="Calibri" w:eastAsiaTheme="minorHAnsi" w:hAnsi="Calibri" w:cs="Calibri"/>
          <w:color w:val="000000"/>
          <w:lang w:val="en-GB" w:eastAsia="en-US"/>
        </w:rPr>
        <w:t xml:space="preserve"> </w:t>
      </w:r>
      <w:r w:rsidR="00C20965" w:rsidRPr="00576ADA">
        <w:rPr>
          <w:rFonts w:asciiTheme="minorHAnsi" w:eastAsia="Times New Roman" w:hAnsiTheme="minorHAnsi" w:cstheme="minorHAnsi"/>
          <w:color w:val="000000"/>
          <w:lang w:val="en-GB" w:eastAsia="fr-FR"/>
        </w:rPr>
        <w:t>Finally, the database represents a critical component in training the Master's student, immersing him/her in the vast realms of digital humanities, IT, FAIR practices, and Open Science.</w:t>
      </w:r>
    </w:p>
    <w:p w14:paraId="06DDE0D8" w14:textId="617F1088" w:rsidR="00E714C9" w:rsidRPr="00D03D81" w:rsidRDefault="00E714C9" w:rsidP="00AE02C2">
      <w:pPr>
        <w:pStyle w:val="HTMLPreformatted"/>
        <w:spacing w:before="240" w:after="240" w:line="276" w:lineRule="auto"/>
        <w:jc w:val="both"/>
        <w:rPr>
          <w:rFonts w:asciiTheme="minorHAnsi" w:hAnsiTheme="minorHAnsi" w:cstheme="minorHAnsi"/>
          <w:sz w:val="22"/>
          <w:szCs w:val="22"/>
          <w:lang w:val="en-GB"/>
        </w:rPr>
      </w:pPr>
      <w:r w:rsidRPr="00D03D81">
        <w:rPr>
          <w:rFonts w:asciiTheme="minorHAnsi" w:eastAsiaTheme="minorHAnsi" w:hAnsiTheme="minorHAnsi" w:cstheme="minorHAnsi"/>
          <w:b/>
          <w:bCs/>
          <w:color w:val="000000"/>
          <w:sz w:val="22"/>
          <w:szCs w:val="22"/>
          <w:lang w:val="en-GB" w:eastAsia="en-US"/>
        </w:rPr>
        <w:t>Deliverables</w:t>
      </w:r>
      <w:r w:rsidR="00916F88" w:rsidRPr="00D03D81">
        <w:rPr>
          <w:rFonts w:asciiTheme="minorHAnsi" w:eastAsiaTheme="minorHAnsi" w:hAnsiTheme="minorHAnsi" w:cstheme="minorHAnsi"/>
          <w:b/>
          <w:bCs/>
          <w:color w:val="000000"/>
          <w:sz w:val="22"/>
          <w:szCs w:val="22"/>
          <w:lang w:val="en-GB" w:eastAsia="en-US"/>
        </w:rPr>
        <w:t xml:space="preserve"> of task 2</w:t>
      </w:r>
      <w:r w:rsidRPr="00D03D81">
        <w:rPr>
          <w:rFonts w:asciiTheme="minorHAnsi" w:eastAsiaTheme="minorHAnsi" w:hAnsiTheme="minorHAnsi" w:cstheme="minorHAnsi"/>
          <w:b/>
          <w:bCs/>
          <w:color w:val="000000"/>
          <w:sz w:val="22"/>
          <w:szCs w:val="22"/>
          <w:lang w:val="en-GB" w:eastAsia="en-US"/>
        </w:rPr>
        <w:t xml:space="preserve">. </w:t>
      </w:r>
      <w:r w:rsidR="00D03D81" w:rsidRPr="00D03D81">
        <w:rPr>
          <w:rStyle w:val="y2iqfc"/>
          <w:rFonts w:asciiTheme="minorHAnsi" w:eastAsiaTheme="minorEastAsia" w:hAnsiTheme="minorHAnsi" w:cstheme="minorHAnsi"/>
          <w:sz w:val="22"/>
          <w:szCs w:val="22"/>
          <w:lang w:val="en"/>
        </w:rPr>
        <w:t>The main outcome of the task is, of course, the database</w:t>
      </w:r>
      <w:r w:rsidR="000534A2">
        <w:rPr>
          <w:rStyle w:val="y2iqfc"/>
          <w:rFonts w:asciiTheme="minorHAnsi" w:eastAsiaTheme="minorEastAsia" w:hAnsiTheme="minorHAnsi" w:cstheme="minorHAnsi"/>
          <w:sz w:val="22"/>
          <w:szCs w:val="22"/>
          <w:lang w:val="en"/>
        </w:rPr>
        <w:t xml:space="preserve"> (</w:t>
      </w:r>
      <w:r w:rsidR="000534A2" w:rsidRPr="000534A2">
        <w:rPr>
          <w:rStyle w:val="y2iqfc"/>
          <w:rFonts w:asciiTheme="minorHAnsi" w:eastAsiaTheme="minorEastAsia" w:hAnsiTheme="minorHAnsi" w:cstheme="minorHAnsi"/>
          <w:b/>
          <w:bCs/>
          <w:sz w:val="22"/>
          <w:szCs w:val="22"/>
          <w:lang w:val="en"/>
        </w:rPr>
        <w:t>D2</w:t>
      </w:r>
      <w:r w:rsidR="000534A2">
        <w:rPr>
          <w:rStyle w:val="y2iqfc"/>
          <w:rFonts w:asciiTheme="minorHAnsi" w:eastAsiaTheme="minorEastAsia" w:hAnsiTheme="minorHAnsi" w:cstheme="minorHAnsi"/>
          <w:sz w:val="22"/>
          <w:szCs w:val="22"/>
          <w:lang w:val="en"/>
        </w:rPr>
        <w:t>)</w:t>
      </w:r>
      <w:r w:rsidR="00D03D81" w:rsidRPr="00D03D81">
        <w:rPr>
          <w:rStyle w:val="y2iqfc"/>
          <w:rFonts w:asciiTheme="minorHAnsi" w:eastAsiaTheme="minorEastAsia" w:hAnsiTheme="minorHAnsi" w:cstheme="minorHAnsi"/>
          <w:sz w:val="22"/>
          <w:szCs w:val="22"/>
          <w:lang w:val="en"/>
        </w:rPr>
        <w:t>. The reflection on its construction will also be part of a collective approach, shared by all members of the laboratory, ensuring continuity in the database well beyond the project.</w:t>
      </w:r>
    </w:p>
    <w:p w14:paraId="090776AB" w14:textId="5A88E837" w:rsidR="00E714C9" w:rsidRPr="00D03D81" w:rsidRDefault="00916F88" w:rsidP="00AE02C2">
      <w:pPr>
        <w:pStyle w:val="HTMLPreformatted"/>
        <w:spacing w:line="276" w:lineRule="auto"/>
        <w:jc w:val="both"/>
        <w:rPr>
          <w:rFonts w:asciiTheme="minorHAnsi" w:hAnsiTheme="minorHAnsi" w:cstheme="minorHAnsi"/>
          <w:sz w:val="22"/>
          <w:szCs w:val="22"/>
          <w:lang w:val="en-GB"/>
        </w:rPr>
      </w:pPr>
      <w:r w:rsidRPr="00D03D81">
        <w:rPr>
          <w:rFonts w:asciiTheme="minorHAnsi" w:eastAsiaTheme="minorHAnsi" w:hAnsiTheme="minorHAnsi" w:cstheme="minorHAnsi"/>
          <w:b/>
          <w:bCs/>
          <w:color w:val="000000"/>
          <w:sz w:val="22"/>
          <w:szCs w:val="22"/>
          <w:lang w:val="en-GB" w:eastAsia="en-US"/>
        </w:rPr>
        <w:t>Risk management of task 2.</w:t>
      </w:r>
      <w:r w:rsidR="00D03D81" w:rsidRPr="00D03D81">
        <w:rPr>
          <w:rFonts w:asciiTheme="minorHAnsi" w:eastAsiaTheme="minorHAnsi" w:hAnsiTheme="minorHAnsi" w:cstheme="minorHAnsi"/>
          <w:b/>
          <w:bCs/>
          <w:color w:val="000000"/>
          <w:sz w:val="22"/>
          <w:szCs w:val="22"/>
          <w:lang w:val="en-GB" w:eastAsia="en-US"/>
        </w:rPr>
        <w:t xml:space="preserve"> </w:t>
      </w:r>
      <w:r w:rsidR="00D03D81" w:rsidRPr="00D03D81">
        <w:rPr>
          <w:rStyle w:val="y2iqfc"/>
          <w:rFonts w:asciiTheme="minorHAnsi" w:eastAsiaTheme="minorEastAsia" w:hAnsiTheme="minorHAnsi" w:cstheme="minorHAnsi"/>
          <w:sz w:val="22"/>
          <w:szCs w:val="22"/>
          <w:lang w:val="en"/>
        </w:rPr>
        <w:t>Although creating a database and opening it up, with a view to interoperability, represents several scientific and technical challenges, the risk of failure of this task can be considered zero.</w:t>
      </w:r>
    </w:p>
    <w:p w14:paraId="4CAEBCFE" w14:textId="2A284413" w:rsidR="00E714C9" w:rsidRPr="00D03D81" w:rsidRDefault="00E714C9" w:rsidP="009904BF">
      <w:pPr>
        <w:pStyle w:val="Heading3"/>
        <w:rPr>
          <w:lang w:val="en-GB"/>
        </w:rPr>
        <w:pPrChange w:id="75" w:author="HUET Thomas" w:date="2025-07-15T09:19:00Z">
          <w:pPr>
            <w:autoSpaceDE w:val="0"/>
            <w:autoSpaceDN w:val="0"/>
            <w:adjustRightInd w:val="0"/>
            <w:spacing w:after="0" w:line="240" w:lineRule="auto"/>
          </w:pPr>
        </w:pPrChange>
      </w:pPr>
      <w:r w:rsidRPr="008A40B0">
        <w:rPr>
          <w:rFonts w:eastAsiaTheme="minorHAnsi"/>
          <w:b/>
          <w:bCs/>
          <w:lang w:val="en-GB" w:eastAsia="en-US"/>
        </w:rPr>
        <w:t>TASK 3</w:t>
      </w:r>
      <w:r w:rsidR="008A40B0" w:rsidRPr="008A40B0">
        <w:rPr>
          <w:rFonts w:eastAsiaTheme="minorHAnsi"/>
          <w:b/>
          <w:bCs/>
          <w:lang w:val="en-GB" w:eastAsia="en-US"/>
        </w:rPr>
        <w:t>.</w:t>
      </w:r>
      <w:r w:rsidRPr="00D03D81">
        <w:rPr>
          <w:rFonts w:eastAsiaTheme="minorHAnsi"/>
          <w:lang w:val="en-GB" w:eastAsia="en-US"/>
        </w:rPr>
        <w:t xml:space="preserve"> </w:t>
      </w:r>
      <w:r w:rsidR="00D16BA3" w:rsidRPr="00D03D81">
        <w:rPr>
          <w:lang w:val="en-GB"/>
        </w:rPr>
        <w:t>Elemental and isotopic analyses</w:t>
      </w:r>
    </w:p>
    <w:p w14:paraId="1EE510A6" w14:textId="54D89D6B" w:rsidR="00036814" w:rsidRPr="009354D9" w:rsidRDefault="00916F88" w:rsidP="00B47935">
      <w:pPr>
        <w:autoSpaceDE w:val="0"/>
        <w:autoSpaceDN w:val="0"/>
        <w:adjustRightInd w:val="0"/>
        <w:spacing w:before="0" w:after="0" w:line="240" w:lineRule="auto"/>
        <w:rPr>
          <w:rFonts w:ascii="Calibri" w:hAnsi="Calibri"/>
          <w:bCs/>
          <w:i/>
          <w:color w:val="2E74B5" w:themeColor="accent1" w:themeShade="BF"/>
          <w:lang w:val="en-GB"/>
        </w:rPr>
      </w:pPr>
      <w:r w:rsidRPr="009354D9">
        <w:rPr>
          <w:rFonts w:ascii="Calibri" w:hAnsi="Calibri"/>
          <w:bCs/>
          <w:iCs/>
          <w:color w:val="2E74B5" w:themeColor="accent1" w:themeShade="BF"/>
          <w:lang w:val="en-GB"/>
        </w:rPr>
        <w:t>Responsible:</w:t>
      </w:r>
      <w:r w:rsidR="00036814" w:rsidRPr="009354D9">
        <w:rPr>
          <w:rFonts w:ascii="Calibri" w:hAnsi="Calibri"/>
          <w:bCs/>
          <w:iCs/>
          <w:color w:val="2E74B5" w:themeColor="accent1" w:themeShade="BF"/>
          <w:lang w:val="en-GB"/>
        </w:rPr>
        <w:t xml:space="preserve"> Maryse Blet-Lemarquand</w:t>
      </w:r>
      <w:r w:rsidR="008A40B0" w:rsidRPr="009354D9">
        <w:rPr>
          <w:rFonts w:ascii="Calibri" w:hAnsi="Calibri"/>
          <w:bCs/>
          <w:iCs/>
          <w:color w:val="2E74B5" w:themeColor="accent1" w:themeShade="BF"/>
          <w:lang w:val="en-GB"/>
        </w:rPr>
        <w:t xml:space="preserve"> and Guillaume Sarah</w:t>
      </w:r>
    </w:p>
    <w:p w14:paraId="4A4F5BCC" w14:textId="01869762" w:rsidR="00D16BA3" w:rsidRDefault="00D16BA3" w:rsidP="00AE02C2">
      <w:pPr>
        <w:autoSpaceDE w:val="0"/>
        <w:autoSpaceDN w:val="0"/>
        <w:adjustRightInd w:val="0"/>
        <w:spacing w:before="0" w:line="276" w:lineRule="auto"/>
        <w:rPr>
          <w:rFonts w:ascii="Calibri" w:hAnsi="Calibri"/>
          <w:bCs/>
          <w:iCs/>
          <w:lang w:val="en-GB"/>
        </w:rPr>
      </w:pPr>
      <w:r w:rsidRPr="0033575F">
        <w:rPr>
          <w:rFonts w:ascii="Calibri" w:hAnsi="Calibri"/>
          <w:bCs/>
          <w:iCs/>
          <w:lang w:val="en-GB"/>
        </w:rPr>
        <w:t xml:space="preserve">The analyses of the gold and silver coins will be carried out following the progress made in </w:t>
      </w:r>
      <w:r w:rsidR="002D48D4">
        <w:rPr>
          <w:rFonts w:ascii="Calibri" w:hAnsi="Calibri"/>
          <w:bCs/>
          <w:iCs/>
          <w:lang w:val="en-GB"/>
        </w:rPr>
        <w:t>task</w:t>
      </w:r>
      <w:r w:rsidRPr="0033575F">
        <w:rPr>
          <w:rFonts w:ascii="Calibri" w:hAnsi="Calibri"/>
          <w:bCs/>
          <w:iCs/>
          <w:lang w:val="en-GB"/>
        </w:rPr>
        <w:t xml:space="preserve"> 1</w:t>
      </w:r>
      <w:r w:rsidR="003465A0">
        <w:rPr>
          <w:rFonts w:ascii="Calibri" w:hAnsi="Calibri"/>
          <w:bCs/>
          <w:iCs/>
          <w:lang w:val="en-GB"/>
        </w:rPr>
        <w:t xml:space="preserve"> </w:t>
      </w:r>
      <w:r w:rsidR="003465A0" w:rsidRPr="003465A0">
        <w:rPr>
          <w:rFonts w:ascii="Calibri" w:hAnsi="Calibri"/>
          <w:bCs/>
          <w:iCs/>
          <w:lang w:val="en-GB"/>
        </w:rPr>
        <w:t xml:space="preserve">and the results </w:t>
      </w:r>
      <w:r w:rsidR="003465A0">
        <w:rPr>
          <w:rFonts w:ascii="Calibri" w:hAnsi="Calibri"/>
          <w:bCs/>
          <w:iCs/>
          <w:lang w:val="en-GB"/>
        </w:rPr>
        <w:t>will</w:t>
      </w:r>
      <w:r w:rsidR="003465A0" w:rsidRPr="003465A0">
        <w:rPr>
          <w:rFonts w:ascii="Calibri" w:hAnsi="Calibri"/>
          <w:bCs/>
          <w:iCs/>
          <w:lang w:val="en-GB"/>
        </w:rPr>
        <w:t xml:space="preserve"> be recorded in the database (task 2)</w:t>
      </w:r>
      <w:r w:rsidR="003465A0">
        <w:rPr>
          <w:rFonts w:ascii="Calibri" w:hAnsi="Calibri"/>
          <w:bCs/>
          <w:iCs/>
          <w:lang w:val="en-GB"/>
        </w:rPr>
        <w:t xml:space="preserve">. </w:t>
      </w:r>
      <w:r w:rsidR="003465A0" w:rsidRPr="003465A0">
        <w:rPr>
          <w:rFonts w:ascii="Calibri" w:hAnsi="Calibri"/>
          <w:bCs/>
          <w:iCs/>
          <w:lang w:val="en-GB"/>
        </w:rPr>
        <w:t xml:space="preserve">Preliminary progress on these first two tasks will enable analyses to be initiated at the start of the project. </w:t>
      </w:r>
      <w:r w:rsidRPr="0033575F">
        <w:rPr>
          <w:rFonts w:ascii="Calibri" w:hAnsi="Calibri"/>
          <w:bCs/>
          <w:iCs/>
          <w:lang w:val="en-GB"/>
        </w:rPr>
        <w:t xml:space="preserve"> </w:t>
      </w:r>
    </w:p>
    <w:p w14:paraId="6694A126" w14:textId="7F28414B" w:rsidR="00E714C9" w:rsidRPr="00916F88" w:rsidRDefault="00E714C9" w:rsidP="00B47935">
      <w:pPr>
        <w:autoSpaceDE w:val="0"/>
        <w:autoSpaceDN w:val="0"/>
        <w:adjustRightInd w:val="0"/>
        <w:spacing w:after="0" w:line="240" w:lineRule="auto"/>
        <w:rPr>
          <w:rFonts w:ascii="Calibri-BoldItalic" w:eastAsiaTheme="minorHAnsi" w:hAnsi="Calibri-BoldItalic" w:cs="Calibri-BoldItalic"/>
          <w:i/>
          <w:iCs/>
          <w:color w:val="2E74B5" w:themeColor="accent1" w:themeShade="BF"/>
          <w:lang w:val="en-GB" w:eastAsia="en-US"/>
        </w:rPr>
      </w:pPr>
      <w:r w:rsidRPr="00916F88">
        <w:rPr>
          <w:rFonts w:ascii="Calibri-BoldItalic" w:eastAsiaTheme="minorHAnsi" w:hAnsi="Calibri-BoldItalic" w:cs="Calibri-BoldItalic"/>
          <w:i/>
          <w:iCs/>
          <w:color w:val="2E74B5" w:themeColor="accent1" w:themeShade="BF"/>
          <w:lang w:val="en-GB" w:eastAsia="en-US"/>
        </w:rPr>
        <w:t xml:space="preserve">Task 3.1. </w:t>
      </w:r>
      <w:r w:rsidR="00CF0C3A" w:rsidRPr="00916F88">
        <w:rPr>
          <w:rFonts w:ascii="Calibri-BoldItalic" w:eastAsiaTheme="minorHAnsi" w:hAnsi="Calibri-BoldItalic" w:cs="Calibri-BoldItalic"/>
          <w:i/>
          <w:iCs/>
          <w:color w:val="2E74B5" w:themeColor="accent1" w:themeShade="BF"/>
          <w:lang w:val="en-GB" w:eastAsia="en-US"/>
        </w:rPr>
        <w:t xml:space="preserve">LA-ICP-MS </w:t>
      </w:r>
      <w:r w:rsidRPr="00916F88">
        <w:rPr>
          <w:rFonts w:ascii="Calibri-BoldItalic" w:eastAsiaTheme="minorHAnsi" w:hAnsi="Calibri-BoldItalic" w:cs="Calibri-BoldItalic"/>
          <w:i/>
          <w:iCs/>
          <w:color w:val="2E74B5" w:themeColor="accent1" w:themeShade="BF"/>
          <w:lang w:val="en-GB" w:eastAsia="en-US"/>
        </w:rPr>
        <w:t>Analysis of coins</w:t>
      </w:r>
    </w:p>
    <w:p w14:paraId="6EF7129B" w14:textId="3329CA6A" w:rsidR="00E714C9" w:rsidRPr="00B66923" w:rsidRDefault="00E714C9" w:rsidP="00AE02C2">
      <w:pPr>
        <w:autoSpaceDE w:val="0"/>
        <w:autoSpaceDN w:val="0"/>
        <w:adjustRightInd w:val="0"/>
        <w:spacing w:before="0" w:after="0" w:line="276" w:lineRule="auto"/>
        <w:rPr>
          <w:rFonts w:ascii="Calibri" w:eastAsiaTheme="minorHAnsi" w:hAnsi="Calibri" w:cs="Calibri"/>
          <w:color w:val="000000"/>
          <w:lang w:val="en-GB" w:eastAsia="en-US"/>
        </w:rPr>
      </w:pPr>
      <w:r w:rsidRPr="00B66923">
        <w:rPr>
          <w:rFonts w:ascii="Calibri-Bold" w:eastAsiaTheme="minorHAnsi" w:hAnsi="Calibri-Bold" w:cs="Calibri-Bold"/>
          <w:b/>
          <w:bCs/>
          <w:color w:val="000000"/>
          <w:lang w:val="en-GB" w:eastAsia="en-US"/>
        </w:rPr>
        <w:t xml:space="preserve">Objectives. </w:t>
      </w:r>
      <w:r w:rsidR="008A40B0" w:rsidRPr="008A40B0">
        <w:rPr>
          <w:rFonts w:ascii="Calibri" w:eastAsiaTheme="minorHAnsi" w:hAnsi="Calibri" w:cs="Calibri"/>
          <w:color w:val="000000"/>
          <w:lang w:val="en-GB" w:eastAsia="en-US"/>
        </w:rPr>
        <w:t>The central task of the project will be to determine the composition of the alloys used in the dinars and dirhams of the Muslim West</w:t>
      </w:r>
      <w:r w:rsidR="003465A0">
        <w:rPr>
          <w:rFonts w:ascii="Calibri" w:eastAsiaTheme="minorHAnsi" w:hAnsi="Calibri" w:cs="Calibri"/>
          <w:color w:val="000000"/>
          <w:lang w:val="en-GB" w:eastAsia="en-US"/>
        </w:rPr>
        <w:t xml:space="preserve"> and to </w:t>
      </w:r>
      <w:r w:rsidR="008A40B0" w:rsidRPr="008A40B0">
        <w:rPr>
          <w:rFonts w:ascii="Calibri" w:eastAsiaTheme="minorHAnsi" w:hAnsi="Calibri" w:cs="Calibri"/>
          <w:color w:val="000000"/>
          <w:lang w:val="en-GB" w:eastAsia="en-US"/>
        </w:rPr>
        <w:t>reveal the trace elements.</w:t>
      </w:r>
    </w:p>
    <w:p w14:paraId="679D232E" w14:textId="77777777" w:rsidR="003465A0" w:rsidRDefault="00E714C9" w:rsidP="00AE02C2">
      <w:pPr>
        <w:autoSpaceDE w:val="0"/>
        <w:autoSpaceDN w:val="0"/>
        <w:adjustRightInd w:val="0"/>
        <w:spacing w:before="0" w:after="0" w:line="276" w:lineRule="auto"/>
        <w:rPr>
          <w:rFonts w:ascii="Calibri" w:eastAsiaTheme="minorHAnsi" w:hAnsi="Calibri" w:cs="Calibri"/>
          <w:color w:val="000000"/>
          <w:lang w:val="en-GB" w:eastAsia="en-US"/>
        </w:rPr>
      </w:pPr>
      <w:r w:rsidRPr="00B66923">
        <w:rPr>
          <w:rFonts w:ascii="Calibri-Bold" w:eastAsiaTheme="minorHAnsi" w:hAnsi="Calibri-Bold" w:cs="Calibri-Bold"/>
          <w:b/>
          <w:bCs/>
          <w:color w:val="000000"/>
          <w:lang w:val="en-GB" w:eastAsia="en-US"/>
        </w:rPr>
        <w:t xml:space="preserve">Methods. </w:t>
      </w:r>
      <w:r w:rsidR="00AA2EB6" w:rsidRPr="00FC1FD6">
        <w:rPr>
          <w:rFonts w:ascii="Calibri-Bold" w:eastAsiaTheme="minorHAnsi" w:hAnsi="Calibri-Bold" w:cs="Calibri-Bold"/>
          <w:color w:val="000000"/>
          <w:lang w:val="en-GB" w:eastAsia="en-US"/>
        </w:rPr>
        <w:t xml:space="preserve">Each selected coin from the corpus </w:t>
      </w:r>
      <w:r w:rsidR="00FC1FD6" w:rsidRPr="00FC1FD6">
        <w:rPr>
          <w:rFonts w:ascii="Calibri-Bold" w:eastAsiaTheme="minorHAnsi" w:hAnsi="Calibri-Bold" w:cs="Calibri-Bold"/>
          <w:color w:val="000000"/>
          <w:lang w:val="en-GB" w:eastAsia="en-US"/>
        </w:rPr>
        <w:t>will be analysed</w:t>
      </w:r>
      <w:r w:rsidR="003465A0">
        <w:rPr>
          <w:rFonts w:ascii="Calibri-Bold" w:eastAsiaTheme="minorHAnsi" w:hAnsi="Calibri-Bold" w:cs="Calibri-Bold"/>
          <w:color w:val="000000"/>
          <w:lang w:val="en-GB" w:eastAsia="en-US"/>
        </w:rPr>
        <w:t xml:space="preserve"> in the IRAMAT. </w:t>
      </w:r>
      <w:r w:rsidR="003465A0" w:rsidRPr="003465A0">
        <w:rPr>
          <w:rFonts w:ascii="Calibri-Bold" w:eastAsiaTheme="minorHAnsi" w:hAnsi="Calibri-Bold" w:cs="Calibri-Bold"/>
          <w:color w:val="000000"/>
          <w:lang w:val="en-GB" w:eastAsia="en-US"/>
        </w:rPr>
        <w:t xml:space="preserve">The coins will be transported from their place of conservation to the laboratory where they will be photographed and then analysed by LA-ICP-MS, </w:t>
      </w:r>
      <w:r w:rsidR="003465A0">
        <w:rPr>
          <w:rFonts w:ascii="Calibri-Bold" w:eastAsiaTheme="minorHAnsi" w:hAnsi="Calibri-Bold" w:cs="Calibri-Bold"/>
          <w:color w:val="000000"/>
          <w:lang w:val="en-GB" w:eastAsia="en-US"/>
        </w:rPr>
        <w:t>a method d</w:t>
      </w:r>
      <w:r w:rsidR="0064020C" w:rsidRPr="0064020C">
        <w:rPr>
          <w:rFonts w:ascii="Calibri" w:eastAsiaTheme="minorHAnsi" w:hAnsi="Calibri" w:cs="Calibri"/>
          <w:color w:val="000000"/>
          <w:lang w:val="en-GB" w:eastAsia="en-US"/>
        </w:rPr>
        <w:t>eveloped for gold and silver coins in the early 2000s</w:t>
      </w:r>
      <w:r w:rsidR="003465A0">
        <w:rPr>
          <w:rFonts w:ascii="Calibri" w:eastAsiaTheme="minorHAnsi" w:hAnsi="Calibri" w:cs="Calibri"/>
          <w:color w:val="000000"/>
          <w:lang w:val="en-GB" w:eastAsia="en-US"/>
        </w:rPr>
        <w:t xml:space="preserve">. </w:t>
      </w:r>
    </w:p>
    <w:p w14:paraId="4208D966" w14:textId="066F8195" w:rsidR="0064020C" w:rsidRPr="0064020C" w:rsidRDefault="003465A0" w:rsidP="00AE02C2">
      <w:pPr>
        <w:autoSpaceDE w:val="0"/>
        <w:autoSpaceDN w:val="0"/>
        <w:adjustRightInd w:val="0"/>
        <w:spacing w:before="0" w:after="0" w:line="276"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 xml:space="preserve">This </w:t>
      </w:r>
      <w:r w:rsidR="0064020C" w:rsidRPr="0064020C">
        <w:rPr>
          <w:rFonts w:ascii="Calibri" w:eastAsiaTheme="minorHAnsi" w:hAnsi="Calibri" w:cs="Calibri"/>
          <w:color w:val="000000"/>
          <w:lang w:val="en-GB" w:eastAsia="en-US"/>
        </w:rPr>
        <w:t xml:space="preserve">analysis method enables the main constituent elements of gold (gold, silver, copper), silver (silver, copper) and copper (tin, zinc, lead) alloys to be measured down to the ppm level (parts per million), as well as most of the impurities present in these metals, up to 30 elements. It also has the advantage of being virtually non-destructive, eliminating surface enrichment (a problem encountered mainly with silver coins, and to a lesser extent with gold coins) and allowing a high rate of analysis. No sample preparation is required, and objects can be returned immediately after analysis. </w:t>
      </w:r>
    </w:p>
    <w:p w14:paraId="6889018F" w14:textId="433646B2" w:rsidR="0064020C" w:rsidRPr="009354D9" w:rsidRDefault="0064020C" w:rsidP="00AE02C2">
      <w:pPr>
        <w:autoSpaceDE w:val="0"/>
        <w:autoSpaceDN w:val="0"/>
        <w:adjustRightInd w:val="0"/>
        <w:spacing w:before="0" w:after="0" w:line="276" w:lineRule="auto"/>
        <w:rPr>
          <w:rFonts w:ascii="Calibri" w:eastAsiaTheme="minorHAnsi" w:hAnsi="Calibri" w:cs="Calibri"/>
          <w:color w:val="000000"/>
          <w:lang w:val="en-GB" w:eastAsia="en-US"/>
        </w:rPr>
      </w:pPr>
      <w:r w:rsidRPr="0064020C">
        <w:rPr>
          <w:rFonts w:ascii="Calibri" w:eastAsiaTheme="minorHAnsi" w:hAnsi="Calibri" w:cs="Calibri"/>
          <w:color w:val="000000"/>
          <w:lang w:val="en-GB" w:eastAsia="en-US"/>
        </w:rPr>
        <w:t xml:space="preserve">During the analysis, the coins are placed in a cell called an ablation cell. A laser beam is used to take a micro-sample, with an impact diameter of between 0.02 and 0.08 millimetres and a depth of usually between 0.1 and 0.4 millimetres, making it invisible to the naked eye. The sampled material is transported to a plasma torch in a gas stream, where it is dissociated and ionised. The various constituents are identified according to their mass-to-charge ratio; a computerised system recovers the data and calculates the composition of the coins. </w:t>
      </w:r>
      <w:r w:rsidRPr="009354D9">
        <w:rPr>
          <w:rFonts w:ascii="Calibri" w:eastAsiaTheme="minorHAnsi" w:hAnsi="Calibri" w:cs="Calibri"/>
          <w:color w:val="000000"/>
          <w:lang w:val="en-GB" w:eastAsia="en-US"/>
        </w:rPr>
        <w:t>Each coin is generally analysed 3 times.</w:t>
      </w:r>
    </w:p>
    <w:p w14:paraId="285304B8" w14:textId="03805214" w:rsidR="00E95B05" w:rsidRDefault="00E95B05" w:rsidP="00AE02C2">
      <w:pPr>
        <w:autoSpaceDE w:val="0"/>
        <w:autoSpaceDN w:val="0"/>
        <w:adjustRightInd w:val="0"/>
        <w:spacing w:before="0" w:after="0" w:line="276" w:lineRule="auto"/>
        <w:rPr>
          <w:rFonts w:ascii="Calibri" w:eastAsiaTheme="minorHAnsi" w:hAnsi="Calibri" w:cs="Calibri"/>
          <w:color w:val="000000"/>
          <w:lang w:val="en-GB" w:eastAsia="en-US"/>
        </w:rPr>
      </w:pPr>
      <w:r w:rsidRPr="00E95B05">
        <w:rPr>
          <w:rFonts w:ascii="Calibri" w:eastAsiaTheme="minorHAnsi" w:hAnsi="Calibri" w:cs="Calibri"/>
          <w:color w:val="000000"/>
          <w:lang w:val="en-GB" w:eastAsia="en-US"/>
        </w:rPr>
        <w:t>The method will make it possible to analyse 15 currencies</w:t>
      </w:r>
      <w:r>
        <w:rPr>
          <w:rFonts w:ascii="Calibri" w:eastAsiaTheme="minorHAnsi" w:hAnsi="Calibri" w:cs="Calibri"/>
          <w:color w:val="000000"/>
          <w:lang w:val="en-GB" w:eastAsia="en-US"/>
        </w:rPr>
        <w:t xml:space="preserve"> per working day</w:t>
      </w:r>
      <w:r w:rsidRPr="00E95B05">
        <w:rPr>
          <w:rFonts w:ascii="Calibri" w:eastAsiaTheme="minorHAnsi" w:hAnsi="Calibri" w:cs="Calibri"/>
          <w:color w:val="000000"/>
          <w:lang w:val="en-GB" w:eastAsia="en-US"/>
        </w:rPr>
        <w:t xml:space="preserve">, dinars </w:t>
      </w:r>
      <w:r>
        <w:rPr>
          <w:rFonts w:ascii="Calibri" w:eastAsiaTheme="minorHAnsi" w:hAnsi="Calibri" w:cs="Calibri"/>
          <w:color w:val="000000"/>
          <w:lang w:val="en-GB" w:eastAsia="en-US"/>
        </w:rPr>
        <w:t>or</w:t>
      </w:r>
      <w:r w:rsidRPr="00E95B05">
        <w:rPr>
          <w:rFonts w:ascii="Calibri" w:eastAsiaTheme="minorHAnsi" w:hAnsi="Calibri" w:cs="Calibri"/>
          <w:color w:val="000000"/>
          <w:lang w:val="en-GB" w:eastAsia="en-US"/>
        </w:rPr>
        <w:t xml:space="preserve"> dirhams. In view of the projected corpus, approximately 11 weeks should be allowed for the study of the entire corpus. This laboratory work will be carried out throughout the project, grouping the coins by period and progressing according to the chronology of the project. </w:t>
      </w:r>
    </w:p>
    <w:p w14:paraId="6CD97E9C" w14:textId="7919F034" w:rsidR="005D5A48" w:rsidRDefault="005D5A48" w:rsidP="00AE02C2">
      <w:pPr>
        <w:autoSpaceDE w:val="0"/>
        <w:autoSpaceDN w:val="0"/>
        <w:adjustRightInd w:val="0"/>
        <w:spacing w:before="0" w:after="0" w:line="276" w:lineRule="auto"/>
        <w:rPr>
          <w:rFonts w:ascii="Calibri" w:eastAsiaTheme="minorHAnsi" w:hAnsi="Calibri" w:cs="Calibri"/>
          <w:color w:val="000000"/>
          <w:lang w:val="en-GB" w:eastAsia="en-US"/>
        </w:rPr>
      </w:pPr>
      <w:r w:rsidRPr="00D01585">
        <w:rPr>
          <w:rFonts w:asciiTheme="minorHAnsi" w:hAnsiTheme="minorHAnsi" w:cstheme="minorHAnsi"/>
          <w:bCs/>
          <w:iCs/>
          <w:lang w:val="en-GB"/>
        </w:rPr>
        <w:lastRenderedPageBreak/>
        <w:t>Particular attention will be paid to the content of trace elements known as ‘platinoids’, which can be used to distinguish gold stocks of different origins</w:t>
      </w:r>
      <w:r>
        <w:rPr>
          <w:rFonts w:asciiTheme="minorHAnsi" w:hAnsiTheme="minorHAnsi" w:cstheme="minorHAnsi"/>
          <w:bCs/>
          <w:iCs/>
          <w:lang w:val="en-GB"/>
        </w:rPr>
        <w:t xml:space="preserve"> </w:t>
      </w:r>
      <w:r w:rsidRPr="0012557C">
        <w:rPr>
          <w:rFonts w:asciiTheme="minorHAnsi" w:hAnsiTheme="minorHAnsi" w:cstheme="minorHAnsi"/>
          <w:b/>
          <w:iCs/>
          <w:lang w:val="en-GB"/>
        </w:rPr>
        <w:t>[</w:t>
      </w:r>
      <w:r w:rsidR="00A16CC0">
        <w:rPr>
          <w:rFonts w:asciiTheme="minorHAnsi" w:hAnsiTheme="minorHAnsi" w:cstheme="minorHAnsi"/>
          <w:b/>
          <w:iCs/>
          <w:lang w:val="en-GB"/>
        </w:rPr>
        <w:t>30</w:t>
      </w:r>
      <w:r w:rsidRPr="0012557C">
        <w:rPr>
          <w:rFonts w:asciiTheme="minorHAnsi" w:hAnsiTheme="minorHAnsi" w:cstheme="minorHAnsi"/>
          <w:b/>
          <w:iCs/>
          <w:lang w:val="en-GB"/>
        </w:rPr>
        <w:t>]</w:t>
      </w:r>
      <w:r w:rsidR="00866E7C">
        <w:rPr>
          <w:rFonts w:asciiTheme="minorHAnsi" w:hAnsiTheme="minorHAnsi" w:cstheme="minorHAnsi"/>
          <w:bCs/>
          <w:iCs/>
          <w:lang w:val="en-GB"/>
        </w:rPr>
        <w:t xml:space="preserve"> and of impurities of silver (gold and bismuth, see fig. 1) that can be used to trace silver stocks </w:t>
      </w:r>
      <w:r w:rsidR="00866E7C" w:rsidRPr="00866E7C">
        <w:rPr>
          <w:rFonts w:asciiTheme="minorHAnsi" w:hAnsiTheme="minorHAnsi" w:cstheme="minorHAnsi"/>
          <w:b/>
          <w:iCs/>
          <w:lang w:val="en-GB"/>
        </w:rPr>
        <w:t>[</w:t>
      </w:r>
      <w:r w:rsidR="00A16CC0">
        <w:rPr>
          <w:rFonts w:asciiTheme="minorHAnsi" w:hAnsiTheme="minorHAnsi" w:cstheme="minorHAnsi"/>
          <w:b/>
          <w:iCs/>
          <w:lang w:val="en-GB"/>
        </w:rPr>
        <w:t>31</w:t>
      </w:r>
      <w:r w:rsidR="00866E7C" w:rsidRPr="00866E7C">
        <w:rPr>
          <w:rFonts w:asciiTheme="minorHAnsi" w:hAnsiTheme="minorHAnsi" w:cstheme="minorHAnsi"/>
          <w:b/>
          <w:iCs/>
          <w:lang w:val="en-GB"/>
        </w:rPr>
        <w:t>]</w:t>
      </w:r>
      <w:r w:rsidRPr="00D01585">
        <w:rPr>
          <w:rFonts w:asciiTheme="minorHAnsi" w:hAnsiTheme="minorHAnsi" w:cstheme="minorHAnsi"/>
          <w:bCs/>
          <w:iCs/>
          <w:lang w:val="en-GB"/>
        </w:rPr>
        <w:t>.</w:t>
      </w:r>
    </w:p>
    <w:p w14:paraId="4DDC2AF5" w14:textId="1BE041F0" w:rsidR="00E714C9" w:rsidRPr="00B66923" w:rsidRDefault="00E714C9" w:rsidP="00AE02C2">
      <w:pPr>
        <w:autoSpaceDE w:val="0"/>
        <w:autoSpaceDN w:val="0"/>
        <w:adjustRightInd w:val="0"/>
        <w:spacing w:before="0" w:line="276" w:lineRule="auto"/>
        <w:rPr>
          <w:rFonts w:ascii="Calibri" w:eastAsiaTheme="minorHAnsi" w:hAnsi="Calibri" w:cs="Calibri"/>
          <w:color w:val="000000"/>
          <w:lang w:val="en-GB" w:eastAsia="en-US"/>
        </w:rPr>
      </w:pPr>
      <w:r w:rsidRPr="00E95B05">
        <w:rPr>
          <w:rFonts w:ascii="Calibri-Bold" w:eastAsiaTheme="minorHAnsi" w:hAnsi="Calibri-Bold" w:cs="Calibri-Bold"/>
          <w:b/>
          <w:bCs/>
          <w:color w:val="000000"/>
          <w:lang w:val="en-GB" w:eastAsia="en-US"/>
        </w:rPr>
        <w:t xml:space="preserve">Main participants. </w:t>
      </w:r>
      <w:r w:rsidR="0064020C" w:rsidRPr="0064020C">
        <w:rPr>
          <w:rFonts w:ascii="Calibri" w:eastAsiaTheme="minorHAnsi" w:hAnsi="Calibri" w:cs="Calibri"/>
          <w:color w:val="000000"/>
          <w:lang w:val="en-GB" w:eastAsia="en-US"/>
        </w:rPr>
        <w:t xml:space="preserve">The LA-ICP-MS analyses will be carried out at the Centre Ernest Babelon in Orléans, by members of the project team. Under the scientific co-ordination of Guillaume Sarah for silver and Maryse Blet-Lemarquand for gold, the analyses will </w:t>
      </w:r>
      <w:r w:rsidR="003465A0">
        <w:rPr>
          <w:rFonts w:ascii="Calibri" w:eastAsiaTheme="minorHAnsi" w:hAnsi="Calibri" w:cs="Calibri"/>
          <w:color w:val="000000"/>
          <w:lang w:val="en-GB" w:eastAsia="en-US"/>
        </w:rPr>
        <w:t xml:space="preserve">also </w:t>
      </w:r>
      <w:r w:rsidR="0064020C" w:rsidRPr="0064020C">
        <w:rPr>
          <w:rFonts w:ascii="Calibri" w:eastAsiaTheme="minorHAnsi" w:hAnsi="Calibri" w:cs="Calibri"/>
          <w:color w:val="000000"/>
          <w:lang w:val="en-GB" w:eastAsia="en-US"/>
        </w:rPr>
        <w:t>be carried out by Sébastien Gasc and the contract PhD student recruited for the project.</w:t>
      </w:r>
    </w:p>
    <w:p w14:paraId="36E9E79F" w14:textId="113E1E47" w:rsidR="00E714C9" w:rsidRPr="00D03D81" w:rsidRDefault="00E714C9" w:rsidP="00513CD1">
      <w:pPr>
        <w:autoSpaceDE w:val="0"/>
        <w:autoSpaceDN w:val="0"/>
        <w:adjustRightInd w:val="0"/>
        <w:spacing w:before="0" w:after="0" w:line="240" w:lineRule="auto"/>
        <w:rPr>
          <w:rFonts w:ascii="Calibri-BoldItalic" w:eastAsiaTheme="minorHAnsi" w:hAnsi="Calibri-BoldItalic" w:cs="Calibri-BoldItalic"/>
          <w:i/>
          <w:iCs/>
          <w:color w:val="2E74B5" w:themeColor="accent1" w:themeShade="BF"/>
          <w:lang w:val="en-GB" w:eastAsia="en-US"/>
        </w:rPr>
      </w:pPr>
      <w:r w:rsidRPr="00D03D81">
        <w:rPr>
          <w:rFonts w:ascii="Calibri-BoldItalic" w:eastAsiaTheme="minorHAnsi" w:hAnsi="Calibri-BoldItalic" w:cs="Calibri-BoldItalic"/>
          <w:i/>
          <w:iCs/>
          <w:color w:val="2E74B5" w:themeColor="accent1" w:themeShade="BF"/>
          <w:lang w:val="en-GB" w:eastAsia="en-US"/>
        </w:rPr>
        <w:t>Task 3.2.</w:t>
      </w:r>
      <w:r w:rsidR="0064020C" w:rsidRPr="00D03D81">
        <w:rPr>
          <w:rFonts w:ascii="Calibri-BoldItalic" w:eastAsiaTheme="minorHAnsi" w:hAnsi="Calibri-BoldItalic" w:cs="Calibri-BoldItalic"/>
          <w:i/>
          <w:iCs/>
          <w:color w:val="2E74B5" w:themeColor="accent1" w:themeShade="BF"/>
          <w:lang w:val="en-GB" w:eastAsia="en-US"/>
        </w:rPr>
        <w:t xml:space="preserve"> </w:t>
      </w:r>
      <w:r w:rsidR="00866E7C">
        <w:rPr>
          <w:rFonts w:ascii="Calibri-BoldItalic" w:eastAsiaTheme="minorHAnsi" w:hAnsi="Calibri-BoldItalic" w:cs="Calibri-BoldItalic"/>
          <w:i/>
          <w:iCs/>
          <w:color w:val="2E74B5" w:themeColor="accent1" w:themeShade="BF"/>
          <w:lang w:val="en-GB" w:eastAsia="en-US"/>
        </w:rPr>
        <w:t>Lead i</w:t>
      </w:r>
      <w:r w:rsidR="0064020C" w:rsidRPr="00D03D81">
        <w:rPr>
          <w:rFonts w:ascii="Calibri-BoldItalic" w:eastAsiaTheme="minorHAnsi" w:hAnsi="Calibri-BoldItalic" w:cs="Calibri-BoldItalic"/>
          <w:i/>
          <w:iCs/>
          <w:color w:val="2E74B5" w:themeColor="accent1" w:themeShade="BF"/>
          <w:lang w:val="en-GB" w:eastAsia="en-US"/>
        </w:rPr>
        <w:t>sotop</w:t>
      </w:r>
      <w:r w:rsidR="00866E7C">
        <w:rPr>
          <w:rFonts w:ascii="Calibri-BoldItalic" w:eastAsiaTheme="minorHAnsi" w:hAnsi="Calibri-BoldItalic" w:cs="Calibri-BoldItalic"/>
          <w:i/>
          <w:iCs/>
          <w:color w:val="2E74B5" w:themeColor="accent1" w:themeShade="BF"/>
          <w:lang w:val="en-GB" w:eastAsia="en-US"/>
        </w:rPr>
        <w:t>e</w:t>
      </w:r>
      <w:r w:rsidR="0064020C" w:rsidRPr="00D03D81">
        <w:rPr>
          <w:rFonts w:ascii="Calibri-BoldItalic" w:eastAsiaTheme="minorHAnsi" w:hAnsi="Calibri-BoldItalic" w:cs="Calibri-BoldItalic"/>
          <w:i/>
          <w:iCs/>
          <w:color w:val="2E74B5" w:themeColor="accent1" w:themeShade="BF"/>
          <w:lang w:val="en-GB" w:eastAsia="en-US"/>
        </w:rPr>
        <w:t xml:space="preserve"> a</w:t>
      </w:r>
      <w:r w:rsidRPr="00D03D81">
        <w:rPr>
          <w:rFonts w:ascii="Calibri-BoldItalic" w:eastAsiaTheme="minorHAnsi" w:hAnsi="Calibri-BoldItalic" w:cs="Calibri-BoldItalic"/>
          <w:i/>
          <w:iCs/>
          <w:color w:val="2E74B5" w:themeColor="accent1" w:themeShade="BF"/>
          <w:lang w:val="en-GB" w:eastAsia="en-US"/>
        </w:rPr>
        <w:t xml:space="preserve">nalysis of </w:t>
      </w:r>
      <w:r w:rsidR="003465A0">
        <w:rPr>
          <w:rFonts w:ascii="Calibri-BoldItalic" w:eastAsiaTheme="minorHAnsi" w:hAnsi="Calibri-BoldItalic" w:cs="Calibri-BoldItalic"/>
          <w:i/>
          <w:iCs/>
          <w:color w:val="2E74B5" w:themeColor="accent1" w:themeShade="BF"/>
          <w:lang w:val="en-GB" w:eastAsia="en-US"/>
        </w:rPr>
        <w:t>dirhams</w:t>
      </w:r>
    </w:p>
    <w:p w14:paraId="46678F76" w14:textId="63352756" w:rsidR="00E714C9" w:rsidRPr="00E95B05" w:rsidRDefault="00E714C9" w:rsidP="00AE02C2">
      <w:pPr>
        <w:autoSpaceDE w:val="0"/>
        <w:autoSpaceDN w:val="0"/>
        <w:adjustRightInd w:val="0"/>
        <w:spacing w:before="0" w:after="0" w:line="276" w:lineRule="auto"/>
        <w:rPr>
          <w:rFonts w:ascii="Calibri" w:eastAsiaTheme="minorHAnsi" w:hAnsi="Calibri" w:cs="Calibri"/>
          <w:color w:val="000000"/>
          <w:lang w:val="en-GB" w:eastAsia="en-US"/>
        </w:rPr>
      </w:pPr>
      <w:r w:rsidRPr="00B66923">
        <w:rPr>
          <w:rFonts w:ascii="Calibri-Bold" w:eastAsiaTheme="minorHAnsi" w:hAnsi="Calibri-Bold" w:cs="Calibri-Bold"/>
          <w:b/>
          <w:bCs/>
          <w:color w:val="000000"/>
          <w:lang w:val="en-GB" w:eastAsia="en-US"/>
        </w:rPr>
        <w:t xml:space="preserve">Objectives. </w:t>
      </w:r>
      <w:r w:rsidR="00E95B05" w:rsidRPr="00E95B05">
        <w:rPr>
          <w:rFonts w:ascii="Calibri" w:eastAsiaTheme="minorHAnsi" w:hAnsi="Calibri" w:cs="Calibri"/>
          <w:color w:val="000000"/>
          <w:lang w:val="en-GB" w:eastAsia="en-US"/>
        </w:rPr>
        <w:t xml:space="preserve">The aim will be to determine the origin of the silver used in the minting of dirhams through the determination of </w:t>
      </w:r>
      <w:r w:rsidR="00866E7C">
        <w:rPr>
          <w:rFonts w:ascii="Calibri" w:eastAsiaTheme="minorHAnsi" w:hAnsi="Calibri" w:cs="Calibri"/>
          <w:color w:val="000000"/>
          <w:lang w:val="en-GB" w:eastAsia="en-US"/>
        </w:rPr>
        <w:t>the isotopic ratios of lead</w:t>
      </w:r>
      <w:r w:rsidR="00E95B05" w:rsidRPr="00E95B05">
        <w:rPr>
          <w:rFonts w:ascii="Calibri" w:eastAsiaTheme="minorHAnsi" w:hAnsi="Calibri" w:cs="Calibri"/>
          <w:color w:val="000000"/>
          <w:lang w:val="en-GB" w:eastAsia="en-US"/>
        </w:rPr>
        <w:t>. These coins, which are very well represented in the corpus, will provide a valuable reference that can be compared with data already collected on mines in the Mediterranean basin.</w:t>
      </w:r>
    </w:p>
    <w:p w14:paraId="0DF76D66" w14:textId="2A4C0D5C" w:rsidR="00E714C9" w:rsidRDefault="00E714C9" w:rsidP="00AE02C2">
      <w:pPr>
        <w:autoSpaceDE w:val="0"/>
        <w:autoSpaceDN w:val="0"/>
        <w:adjustRightInd w:val="0"/>
        <w:spacing w:before="0" w:after="0" w:line="276" w:lineRule="auto"/>
        <w:rPr>
          <w:rFonts w:ascii="Calibri" w:eastAsiaTheme="minorHAnsi" w:hAnsi="Calibri" w:cs="Calibri"/>
          <w:color w:val="000000"/>
          <w:lang w:val="en-GB" w:eastAsia="en-US"/>
        </w:rPr>
      </w:pPr>
      <w:r w:rsidRPr="00E95B05">
        <w:rPr>
          <w:rFonts w:ascii="Calibri-Bold" w:eastAsiaTheme="minorHAnsi" w:hAnsi="Calibri-Bold" w:cs="Calibri-Bold"/>
          <w:b/>
          <w:bCs/>
          <w:color w:val="000000"/>
          <w:lang w:val="en-GB" w:eastAsia="en-US"/>
        </w:rPr>
        <w:t xml:space="preserve">Methods. </w:t>
      </w:r>
      <w:r w:rsidR="00284CA4" w:rsidRPr="00284CA4">
        <w:rPr>
          <w:rFonts w:ascii="Calibri" w:eastAsiaTheme="minorHAnsi" w:hAnsi="Calibri" w:cs="Calibri"/>
          <w:color w:val="000000"/>
          <w:lang w:val="en-GB" w:eastAsia="en-US"/>
        </w:rPr>
        <w:t xml:space="preserve">This part of the task will only concern dirhams whose alloys contain enough lead to provide reliable results. In addition, the issues raised by the project and the data already available on lead isotopes justify restricting the approach to silver in order to identify the regions that produced the metal used in coinage in the </w:t>
      </w:r>
      <w:r w:rsidR="00284CA4">
        <w:rPr>
          <w:rFonts w:ascii="Calibri" w:eastAsiaTheme="minorHAnsi" w:hAnsi="Calibri" w:cs="Calibri"/>
          <w:color w:val="000000"/>
          <w:lang w:val="en-GB" w:eastAsia="en-US"/>
        </w:rPr>
        <w:t>Islamic</w:t>
      </w:r>
      <w:r w:rsidR="00284CA4" w:rsidRPr="00284CA4">
        <w:rPr>
          <w:rFonts w:ascii="Calibri" w:eastAsiaTheme="minorHAnsi" w:hAnsi="Calibri" w:cs="Calibri"/>
          <w:color w:val="000000"/>
          <w:lang w:val="en-GB" w:eastAsia="en-US"/>
        </w:rPr>
        <w:t xml:space="preserve"> West</w:t>
      </w:r>
      <w:r w:rsidR="00952667" w:rsidRPr="00952667">
        <w:t xml:space="preserve"> </w:t>
      </w:r>
      <w:r w:rsidR="00952667" w:rsidRPr="00952667">
        <w:rPr>
          <w:rFonts w:ascii="Calibri" w:eastAsiaTheme="minorHAnsi" w:hAnsi="Calibri" w:cs="Calibri"/>
          <w:color w:val="000000"/>
          <w:lang w:val="en-GB" w:eastAsia="en-US"/>
        </w:rPr>
        <w:t>although recent work has highlighted the possibility of extending isotopic analysis to elements other than lead, in particular iron and copper for dinars</w:t>
      </w:r>
      <w:r w:rsidR="00952667">
        <w:rPr>
          <w:rFonts w:ascii="Calibri" w:eastAsiaTheme="minorHAnsi" w:hAnsi="Calibri" w:cs="Calibri"/>
          <w:color w:val="000000"/>
          <w:lang w:val="en-GB" w:eastAsia="en-US"/>
        </w:rPr>
        <w:t xml:space="preserve"> </w:t>
      </w:r>
      <w:r w:rsidR="00952667" w:rsidRPr="00952667">
        <w:rPr>
          <w:rFonts w:ascii="Calibri" w:eastAsiaTheme="minorHAnsi" w:hAnsi="Calibri" w:cs="Calibri"/>
          <w:b/>
          <w:bCs/>
          <w:color w:val="000000"/>
          <w:lang w:val="en-GB" w:eastAsia="en-US"/>
        </w:rPr>
        <w:t>[</w:t>
      </w:r>
      <w:r w:rsidR="00A16CC0">
        <w:rPr>
          <w:rFonts w:ascii="Calibri" w:eastAsiaTheme="minorHAnsi" w:hAnsi="Calibri" w:cs="Calibri"/>
          <w:b/>
          <w:bCs/>
          <w:color w:val="000000"/>
          <w:lang w:val="en-GB" w:eastAsia="en-US"/>
        </w:rPr>
        <w:t>32</w:t>
      </w:r>
      <w:r w:rsidR="00952667" w:rsidRPr="00952667">
        <w:rPr>
          <w:rFonts w:ascii="Calibri" w:eastAsiaTheme="minorHAnsi" w:hAnsi="Calibri" w:cs="Calibri"/>
          <w:b/>
          <w:bCs/>
          <w:color w:val="000000"/>
          <w:lang w:val="en-GB" w:eastAsia="en-US"/>
        </w:rPr>
        <w:t>]</w:t>
      </w:r>
      <w:r w:rsidR="00284CA4" w:rsidRPr="00284CA4">
        <w:rPr>
          <w:rFonts w:ascii="Calibri" w:eastAsiaTheme="minorHAnsi" w:hAnsi="Calibri" w:cs="Calibri"/>
          <w:color w:val="000000"/>
          <w:lang w:val="en-GB" w:eastAsia="en-US"/>
        </w:rPr>
        <w:t xml:space="preserve">. As such analyses cannot be carried out at IRAMAT, the </w:t>
      </w:r>
      <w:r w:rsidR="00284CA4" w:rsidRPr="00284CA4">
        <w:rPr>
          <w:rFonts w:ascii="Calibri" w:eastAsiaTheme="minorHAnsi" w:hAnsi="Calibri" w:cs="Calibri"/>
          <w:color w:val="FF0000"/>
          <w:lang w:val="en-GB" w:eastAsia="en-US"/>
        </w:rPr>
        <w:t xml:space="preserve">ALMACIR </w:t>
      </w:r>
      <w:r w:rsidR="00284CA4" w:rsidRPr="00284CA4">
        <w:rPr>
          <w:rFonts w:ascii="Calibri" w:eastAsiaTheme="minorHAnsi" w:hAnsi="Calibri" w:cs="Calibri"/>
          <w:color w:val="000000"/>
          <w:lang w:val="en-GB" w:eastAsia="en-US"/>
        </w:rPr>
        <w:t>project will call on a service provider, in accordance with the project budget</w:t>
      </w:r>
      <w:r w:rsidR="00DC24E0">
        <w:rPr>
          <w:rFonts w:ascii="Calibri" w:eastAsiaTheme="minorHAnsi" w:hAnsi="Calibri" w:cs="Calibri"/>
          <w:color w:val="000000"/>
          <w:lang w:val="en-GB" w:eastAsia="en-US"/>
        </w:rPr>
        <w:t xml:space="preserve">. It </w:t>
      </w:r>
      <w:r w:rsidR="00284CA4" w:rsidRPr="00284CA4">
        <w:rPr>
          <w:rFonts w:ascii="Calibri" w:eastAsiaTheme="minorHAnsi" w:hAnsi="Calibri" w:cs="Calibri"/>
          <w:color w:val="000000"/>
          <w:lang w:val="en-GB" w:eastAsia="en-US"/>
        </w:rPr>
        <w:t xml:space="preserve">as has been done in the past with subcontracting to the BRGM </w:t>
      </w:r>
      <w:r w:rsidR="00284CA4">
        <w:rPr>
          <w:rFonts w:ascii="Calibri" w:eastAsiaTheme="minorHAnsi" w:hAnsi="Calibri" w:cs="Calibri"/>
          <w:color w:val="000000"/>
          <w:lang w:val="en-GB" w:eastAsia="en-US"/>
        </w:rPr>
        <w:t>(</w:t>
      </w:r>
      <w:r w:rsidR="00284CA4" w:rsidRPr="00284CA4">
        <w:rPr>
          <w:rFonts w:ascii="Calibri" w:eastAsiaTheme="minorHAnsi" w:hAnsi="Calibri" w:cs="Calibri"/>
          <w:i/>
          <w:iCs/>
          <w:color w:val="000000"/>
          <w:lang w:val="en-GB" w:eastAsia="en-US"/>
        </w:rPr>
        <w:t>Service géologique national</w:t>
      </w:r>
      <w:r w:rsidR="00284CA4" w:rsidRPr="00284CA4">
        <w:rPr>
          <w:rFonts w:ascii="Calibri" w:eastAsiaTheme="minorHAnsi" w:hAnsi="Calibri" w:cs="Calibri"/>
          <w:color w:val="000000"/>
          <w:lang w:val="en-GB" w:eastAsia="en-US"/>
        </w:rPr>
        <w:t>)</w:t>
      </w:r>
      <w:r w:rsidR="00DC24E0">
        <w:rPr>
          <w:rFonts w:ascii="Calibri" w:eastAsiaTheme="minorHAnsi" w:hAnsi="Calibri" w:cs="Calibri"/>
          <w:color w:val="000000"/>
          <w:lang w:val="en-GB" w:eastAsia="en-US"/>
        </w:rPr>
        <w:t>,</w:t>
      </w:r>
      <w:r w:rsidR="00D46FC2">
        <w:rPr>
          <w:rFonts w:ascii="Calibri" w:eastAsiaTheme="minorHAnsi" w:hAnsi="Calibri" w:cs="Calibri"/>
          <w:color w:val="000000"/>
          <w:lang w:val="en-GB" w:eastAsia="en-US"/>
        </w:rPr>
        <w:t xml:space="preserve"> </w:t>
      </w:r>
      <w:r w:rsidR="00DC24E0">
        <w:rPr>
          <w:rFonts w:ascii="Calibri" w:eastAsiaTheme="minorHAnsi" w:hAnsi="Calibri" w:cs="Calibri"/>
          <w:color w:val="000000"/>
          <w:lang w:val="en-GB" w:eastAsia="en-US"/>
        </w:rPr>
        <w:t xml:space="preserve">and could be </w:t>
      </w:r>
      <w:r w:rsidR="006D418E">
        <w:rPr>
          <w:rFonts w:ascii="Calibri" w:eastAsiaTheme="minorHAnsi" w:hAnsi="Calibri" w:cs="Calibri"/>
          <w:color w:val="000000"/>
          <w:lang w:val="en-GB" w:eastAsia="en-US"/>
        </w:rPr>
        <w:t>carried out in the context of this project by the SARM (</w:t>
      </w:r>
      <w:r w:rsidR="006D418E" w:rsidRPr="006D418E">
        <w:rPr>
          <w:rFonts w:ascii="Calibri" w:eastAsiaTheme="minorHAnsi" w:hAnsi="Calibri" w:cs="Calibri"/>
          <w:i/>
          <w:iCs/>
          <w:color w:val="000000"/>
          <w:lang w:val="en-GB" w:eastAsia="en-US"/>
        </w:rPr>
        <w:t>Service d’Analyse des roches et des minéraux</w:t>
      </w:r>
      <w:r w:rsidR="006D418E">
        <w:rPr>
          <w:rFonts w:ascii="Calibri" w:eastAsiaTheme="minorHAnsi" w:hAnsi="Calibri" w:cs="Calibri"/>
          <w:color w:val="000000"/>
          <w:lang w:val="en-GB" w:eastAsia="en-US"/>
        </w:rPr>
        <w:t xml:space="preserve">, CNRS, UMR 7358). </w:t>
      </w:r>
    </w:p>
    <w:p w14:paraId="683C4B35" w14:textId="4AD674A0" w:rsidR="00284CA4" w:rsidRPr="00B36DD3" w:rsidRDefault="00284CA4" w:rsidP="00AE02C2">
      <w:pPr>
        <w:autoSpaceDE w:val="0"/>
        <w:autoSpaceDN w:val="0"/>
        <w:adjustRightInd w:val="0"/>
        <w:spacing w:before="0" w:after="0" w:line="276" w:lineRule="auto"/>
        <w:rPr>
          <w:rFonts w:ascii="Calibri" w:eastAsiaTheme="minorHAnsi" w:hAnsi="Calibri" w:cs="Calibri"/>
          <w:color w:val="000000"/>
          <w:lang w:val="en-GB" w:eastAsia="en-US"/>
        </w:rPr>
      </w:pPr>
      <w:r w:rsidRPr="00284CA4">
        <w:rPr>
          <w:rFonts w:ascii="Calibri" w:eastAsiaTheme="minorHAnsi" w:hAnsi="Calibri" w:cs="Calibri"/>
          <w:color w:val="000000"/>
          <w:lang w:val="en-GB" w:eastAsia="en-US"/>
        </w:rPr>
        <w:t xml:space="preserve">The method will initially involve selecting around 100 dirhams, already analysed by LA-ICP-MS, according to the results of </w:t>
      </w:r>
      <w:r w:rsidR="00D46FC2">
        <w:rPr>
          <w:rFonts w:ascii="Calibri" w:eastAsiaTheme="minorHAnsi" w:hAnsi="Calibri" w:cs="Calibri"/>
          <w:color w:val="000000"/>
          <w:lang w:val="en-GB" w:eastAsia="en-US"/>
        </w:rPr>
        <w:t>chemical</w:t>
      </w:r>
      <w:r w:rsidRPr="00284CA4">
        <w:rPr>
          <w:rFonts w:ascii="Calibri" w:eastAsiaTheme="minorHAnsi" w:hAnsi="Calibri" w:cs="Calibri"/>
          <w:color w:val="000000"/>
          <w:lang w:val="en-GB" w:eastAsia="en-US"/>
        </w:rPr>
        <w:t xml:space="preserve"> analyses, their date of issue and their </w:t>
      </w:r>
      <w:r>
        <w:rPr>
          <w:rFonts w:ascii="Calibri" w:eastAsiaTheme="minorHAnsi" w:hAnsi="Calibri" w:cs="Calibri"/>
          <w:color w:val="000000"/>
          <w:lang w:val="en-GB" w:eastAsia="en-US"/>
        </w:rPr>
        <w:t>mint</w:t>
      </w:r>
      <w:r w:rsidRPr="00284CA4">
        <w:rPr>
          <w:rFonts w:ascii="Calibri" w:eastAsiaTheme="minorHAnsi" w:hAnsi="Calibri" w:cs="Calibri"/>
          <w:color w:val="000000"/>
          <w:lang w:val="en-GB" w:eastAsia="en-US"/>
        </w:rPr>
        <w:t>. Despite the reduced damage caused to the coins by isotopic analysis</w:t>
      </w:r>
      <w:r>
        <w:rPr>
          <w:rFonts w:ascii="Calibri" w:eastAsiaTheme="minorHAnsi" w:hAnsi="Calibri" w:cs="Calibri"/>
          <w:color w:val="000000"/>
          <w:lang w:val="en-GB" w:eastAsia="en-US"/>
        </w:rPr>
        <w:t xml:space="preserve"> </w:t>
      </w:r>
      <w:r w:rsidRPr="00284CA4">
        <w:rPr>
          <w:rFonts w:ascii="Calibri" w:eastAsiaTheme="minorHAnsi" w:hAnsi="Calibri" w:cs="Calibri"/>
          <w:b/>
          <w:bCs/>
          <w:color w:val="000000"/>
          <w:lang w:val="en-GB" w:eastAsia="en-US"/>
        </w:rPr>
        <w:t>[</w:t>
      </w:r>
      <w:r w:rsidR="00883B68">
        <w:rPr>
          <w:rFonts w:ascii="Calibri" w:eastAsiaTheme="minorHAnsi" w:hAnsi="Calibri" w:cs="Calibri"/>
          <w:b/>
          <w:bCs/>
          <w:color w:val="000000"/>
          <w:lang w:val="en-GB" w:eastAsia="en-US"/>
        </w:rPr>
        <w:t>33</w:t>
      </w:r>
      <w:r w:rsidRPr="00284CA4">
        <w:rPr>
          <w:rFonts w:ascii="Calibri" w:eastAsiaTheme="minorHAnsi" w:hAnsi="Calibri" w:cs="Calibri"/>
          <w:b/>
          <w:bCs/>
          <w:color w:val="000000"/>
          <w:lang w:val="en-GB" w:eastAsia="en-US"/>
        </w:rPr>
        <w:t>]</w:t>
      </w:r>
      <w:r w:rsidRPr="00284CA4">
        <w:rPr>
          <w:rFonts w:ascii="Calibri" w:eastAsiaTheme="minorHAnsi" w:hAnsi="Calibri" w:cs="Calibri"/>
          <w:color w:val="000000"/>
          <w:lang w:val="en-GB" w:eastAsia="en-US"/>
        </w:rPr>
        <w:t xml:space="preserve">, it may not be possible to select the entire corpus from museum collections. The project could then finance the acquisition of several dated fragments </w:t>
      </w:r>
      <w:r w:rsidRPr="00B36DD3">
        <w:rPr>
          <w:rFonts w:ascii="Calibri" w:eastAsiaTheme="minorHAnsi" w:hAnsi="Calibri" w:cs="Calibri"/>
          <w:color w:val="000000"/>
          <w:lang w:val="en-GB" w:eastAsia="en-US"/>
        </w:rPr>
        <w:t>for isotopic analysis.</w:t>
      </w:r>
    </w:p>
    <w:p w14:paraId="72A746D2" w14:textId="4F7FF066" w:rsidR="00952667" w:rsidRDefault="00B36DD3" w:rsidP="00AE02C2">
      <w:pPr>
        <w:pStyle w:val="HTMLPreformatted"/>
        <w:spacing w:line="276" w:lineRule="auto"/>
        <w:jc w:val="both"/>
        <w:rPr>
          <w:rFonts w:ascii="Calibri" w:eastAsiaTheme="minorHAnsi" w:hAnsi="Calibri" w:cs="Calibri"/>
          <w:color w:val="000000"/>
          <w:sz w:val="22"/>
          <w:szCs w:val="22"/>
          <w:lang w:val="en-GB" w:eastAsia="en-US"/>
        </w:rPr>
      </w:pPr>
      <w:r w:rsidRPr="00B36DD3">
        <w:rPr>
          <w:rFonts w:ascii="Calibri" w:eastAsiaTheme="minorHAnsi" w:hAnsi="Calibri" w:cs="Calibri"/>
          <w:color w:val="000000"/>
          <w:sz w:val="22"/>
          <w:szCs w:val="22"/>
          <w:lang w:val="en-GB" w:eastAsia="en-US"/>
        </w:rPr>
        <w:t xml:space="preserve">Once the dirhams have been selected, they will be transported to the subcontracting laboratory and subjected to isotopic analysis. The method consists of taking a sample which is then immersed in a solution to measure the different isotopes of one of its elements, in this case lead. The results indicate the geological age of the mineralisation, </w:t>
      </w:r>
      <w:r>
        <w:rPr>
          <w:rFonts w:ascii="Calibri" w:eastAsiaTheme="minorHAnsi" w:hAnsi="Calibri" w:cs="Calibri"/>
          <w:color w:val="000000"/>
          <w:sz w:val="22"/>
          <w:szCs w:val="22"/>
          <w:lang w:val="en-GB" w:eastAsia="en-US"/>
        </w:rPr>
        <w:t>which can reveal the place of exploitation.</w:t>
      </w:r>
    </w:p>
    <w:p w14:paraId="7A3647E0" w14:textId="2D2964D0" w:rsidR="00B36DD3" w:rsidRPr="00B36DD3" w:rsidRDefault="00B36DD3" w:rsidP="00AE02C2">
      <w:pPr>
        <w:pStyle w:val="HTMLPreformatted"/>
        <w:spacing w:line="276" w:lineRule="auto"/>
        <w:jc w:val="both"/>
        <w:rPr>
          <w:sz w:val="22"/>
          <w:szCs w:val="22"/>
          <w:lang w:val="en-GB"/>
        </w:rPr>
      </w:pPr>
      <w:r>
        <w:rPr>
          <w:rFonts w:ascii="Calibri" w:eastAsiaTheme="minorHAnsi" w:hAnsi="Calibri" w:cs="Calibri"/>
          <w:color w:val="000000"/>
          <w:sz w:val="22"/>
          <w:szCs w:val="22"/>
          <w:lang w:val="en-GB" w:eastAsia="en-US"/>
        </w:rPr>
        <w:t xml:space="preserve">The method is therefore complementary to analyses by LA-ICP-MS </w:t>
      </w:r>
      <w:r w:rsidRPr="00B36DD3">
        <w:rPr>
          <w:rFonts w:ascii="Calibri" w:eastAsiaTheme="minorHAnsi" w:hAnsi="Calibri" w:cs="Calibri"/>
          <w:b/>
          <w:bCs/>
          <w:color w:val="000000"/>
          <w:sz w:val="22"/>
          <w:szCs w:val="22"/>
          <w:lang w:val="en-GB" w:eastAsia="en-US"/>
        </w:rPr>
        <w:t>[</w:t>
      </w:r>
      <w:r w:rsidR="00883B68">
        <w:rPr>
          <w:rFonts w:ascii="Calibri" w:eastAsiaTheme="minorHAnsi" w:hAnsi="Calibri" w:cs="Calibri"/>
          <w:b/>
          <w:bCs/>
          <w:color w:val="000000"/>
          <w:sz w:val="22"/>
          <w:szCs w:val="22"/>
          <w:lang w:val="en-GB" w:eastAsia="en-US"/>
        </w:rPr>
        <w:t>34</w:t>
      </w:r>
      <w:r w:rsidRPr="00B36DD3">
        <w:rPr>
          <w:rFonts w:ascii="Calibri" w:eastAsiaTheme="minorHAnsi" w:hAnsi="Calibri" w:cs="Calibri"/>
          <w:b/>
          <w:bCs/>
          <w:color w:val="000000"/>
          <w:sz w:val="22"/>
          <w:szCs w:val="22"/>
          <w:lang w:val="en-GB" w:eastAsia="en-US"/>
        </w:rPr>
        <w:t>]</w:t>
      </w:r>
      <w:r>
        <w:rPr>
          <w:rFonts w:ascii="Calibri" w:eastAsiaTheme="minorHAnsi" w:hAnsi="Calibri" w:cs="Calibri"/>
          <w:color w:val="000000"/>
          <w:sz w:val="22"/>
          <w:szCs w:val="22"/>
          <w:lang w:val="en-GB" w:eastAsia="en-US"/>
        </w:rPr>
        <w:t xml:space="preserve"> and will allow to clarify the hypotheses developed through </w:t>
      </w:r>
      <w:r w:rsidR="00D46FC2">
        <w:rPr>
          <w:rFonts w:ascii="Calibri" w:eastAsiaTheme="minorHAnsi" w:hAnsi="Calibri" w:cs="Calibri"/>
          <w:color w:val="000000"/>
          <w:sz w:val="22"/>
          <w:szCs w:val="22"/>
          <w:lang w:val="en-GB" w:eastAsia="en-US"/>
        </w:rPr>
        <w:t>chemical</w:t>
      </w:r>
      <w:r>
        <w:rPr>
          <w:rFonts w:ascii="Calibri" w:eastAsiaTheme="minorHAnsi" w:hAnsi="Calibri" w:cs="Calibri"/>
          <w:color w:val="000000"/>
          <w:sz w:val="22"/>
          <w:szCs w:val="22"/>
          <w:lang w:val="en-GB" w:eastAsia="en-US"/>
        </w:rPr>
        <w:t xml:space="preserve"> analyses. </w:t>
      </w:r>
    </w:p>
    <w:p w14:paraId="10E79437" w14:textId="7FF03381" w:rsidR="00513CD1" w:rsidRPr="00E95B05" w:rsidRDefault="00E714C9" w:rsidP="00AE02C2">
      <w:pPr>
        <w:autoSpaceDE w:val="0"/>
        <w:autoSpaceDN w:val="0"/>
        <w:adjustRightInd w:val="0"/>
        <w:spacing w:before="0" w:line="276" w:lineRule="auto"/>
        <w:rPr>
          <w:rFonts w:ascii="Calibri" w:eastAsiaTheme="minorHAnsi" w:hAnsi="Calibri" w:cs="Calibri"/>
          <w:color w:val="000000"/>
          <w:lang w:val="en-GB" w:eastAsia="en-US"/>
        </w:rPr>
      </w:pPr>
      <w:r w:rsidRPr="00E95B05">
        <w:rPr>
          <w:rFonts w:ascii="Calibri-Bold" w:eastAsiaTheme="minorHAnsi" w:hAnsi="Calibri-Bold" w:cs="Calibri-Bold"/>
          <w:b/>
          <w:bCs/>
          <w:color w:val="000000"/>
          <w:lang w:val="en-GB" w:eastAsia="en-US"/>
        </w:rPr>
        <w:t xml:space="preserve">Main participants. </w:t>
      </w:r>
      <w:r w:rsidR="00B36DD3">
        <w:rPr>
          <w:rFonts w:ascii="Calibri" w:eastAsiaTheme="minorHAnsi" w:hAnsi="Calibri" w:cs="Calibri"/>
          <w:color w:val="000000"/>
          <w:lang w:val="en-GB" w:eastAsia="en-US"/>
        </w:rPr>
        <w:t xml:space="preserve">The project team will have to select the dirhams for which the expected results will be the most revealing. </w:t>
      </w:r>
      <w:r w:rsidR="000534A2">
        <w:rPr>
          <w:rFonts w:ascii="Calibri" w:eastAsiaTheme="minorHAnsi" w:hAnsi="Calibri" w:cs="Calibri"/>
          <w:color w:val="000000"/>
          <w:lang w:val="en-GB" w:eastAsia="en-US"/>
        </w:rPr>
        <w:t>Collaboration between specialists in numismatics and archaeometry will ensure consistency in choices. Analyses will be conducted by a service provider whose identity will be determined at the start of the project</w:t>
      </w:r>
      <w:r w:rsidR="00D46FC2">
        <w:rPr>
          <w:rFonts w:ascii="Calibri" w:eastAsiaTheme="minorHAnsi" w:hAnsi="Calibri" w:cs="Calibri"/>
          <w:color w:val="000000"/>
          <w:lang w:val="en-GB" w:eastAsia="en-US"/>
        </w:rPr>
        <w:t xml:space="preserve">, </w:t>
      </w:r>
      <w:r w:rsidR="00D46FC2" w:rsidRPr="00D46FC2">
        <w:rPr>
          <w:rFonts w:ascii="Calibri" w:eastAsiaTheme="minorHAnsi" w:hAnsi="Calibri" w:cs="Calibri"/>
          <w:color w:val="000000"/>
          <w:lang w:val="en-GB" w:eastAsia="en-US"/>
        </w:rPr>
        <w:t xml:space="preserve">giving preference to </w:t>
      </w:r>
      <w:r w:rsidR="006D418E">
        <w:rPr>
          <w:rFonts w:ascii="Calibri" w:eastAsiaTheme="minorHAnsi" w:hAnsi="Calibri" w:cs="Calibri"/>
          <w:color w:val="000000"/>
          <w:lang w:val="en-GB" w:eastAsia="en-US"/>
        </w:rPr>
        <w:t>t</w:t>
      </w:r>
      <w:r w:rsidR="00D46FC2">
        <w:rPr>
          <w:rFonts w:ascii="Calibri" w:eastAsiaTheme="minorHAnsi" w:hAnsi="Calibri" w:cs="Calibri"/>
          <w:color w:val="000000"/>
          <w:lang w:val="en-GB" w:eastAsia="en-US"/>
        </w:rPr>
        <w:t>he SARM wh</w:t>
      </w:r>
      <w:r w:rsidR="00D46FC2" w:rsidRPr="00D46FC2">
        <w:rPr>
          <w:rFonts w:ascii="Calibri" w:eastAsiaTheme="minorHAnsi" w:hAnsi="Calibri" w:cs="Calibri"/>
          <w:color w:val="000000"/>
          <w:lang w:val="en-GB" w:eastAsia="en-US"/>
        </w:rPr>
        <w:t xml:space="preserve">ose rates are those </w:t>
      </w:r>
      <w:r w:rsidR="006D418E">
        <w:rPr>
          <w:rFonts w:ascii="Calibri" w:eastAsiaTheme="minorHAnsi" w:hAnsi="Calibri" w:cs="Calibri"/>
          <w:color w:val="000000"/>
          <w:lang w:val="en-GB" w:eastAsia="en-US"/>
        </w:rPr>
        <w:t xml:space="preserve">anticipated </w:t>
      </w:r>
      <w:r w:rsidR="00D46FC2" w:rsidRPr="00D46FC2">
        <w:rPr>
          <w:rFonts w:ascii="Calibri" w:eastAsiaTheme="minorHAnsi" w:hAnsi="Calibri" w:cs="Calibri"/>
          <w:color w:val="000000"/>
          <w:lang w:val="en-GB" w:eastAsia="en-US"/>
        </w:rPr>
        <w:t>in the project budget.</w:t>
      </w:r>
    </w:p>
    <w:p w14:paraId="70E73767" w14:textId="1E4407E8" w:rsidR="00E714C9" w:rsidRPr="00E257D9" w:rsidRDefault="00E714C9" w:rsidP="00AE02C2">
      <w:pPr>
        <w:autoSpaceDE w:val="0"/>
        <w:autoSpaceDN w:val="0"/>
        <w:adjustRightInd w:val="0"/>
        <w:spacing w:line="276" w:lineRule="auto"/>
        <w:rPr>
          <w:rFonts w:ascii="Calibri" w:eastAsiaTheme="minorHAnsi" w:hAnsi="Calibri" w:cs="Calibri"/>
          <w:color w:val="000000"/>
          <w:lang w:val="en-GB" w:eastAsia="en-US"/>
        </w:rPr>
      </w:pPr>
      <w:r w:rsidRPr="00B66923">
        <w:rPr>
          <w:rFonts w:ascii="Calibri-Bold" w:eastAsiaTheme="minorHAnsi" w:hAnsi="Calibri-Bold" w:cs="Calibri-Bold"/>
          <w:b/>
          <w:bCs/>
          <w:color w:val="000000"/>
          <w:lang w:val="en-GB" w:eastAsia="en-US"/>
        </w:rPr>
        <w:t>Deliverables</w:t>
      </w:r>
      <w:r w:rsidR="00D03D81">
        <w:rPr>
          <w:rFonts w:ascii="Calibri-Bold" w:eastAsiaTheme="minorHAnsi" w:hAnsi="Calibri-Bold" w:cs="Calibri-Bold"/>
          <w:b/>
          <w:bCs/>
          <w:color w:val="000000"/>
          <w:lang w:val="en-GB" w:eastAsia="en-US"/>
        </w:rPr>
        <w:t xml:space="preserve"> of task 3</w:t>
      </w:r>
      <w:r w:rsidRPr="00B66923">
        <w:rPr>
          <w:rFonts w:ascii="Calibri-Bold" w:eastAsiaTheme="minorHAnsi" w:hAnsi="Calibri-Bold" w:cs="Calibri-Bold"/>
          <w:b/>
          <w:bCs/>
          <w:color w:val="000000"/>
          <w:lang w:val="en-GB" w:eastAsia="en-US"/>
        </w:rPr>
        <w:t xml:space="preserve">. </w:t>
      </w:r>
      <w:r w:rsidR="00E257D9" w:rsidRPr="00E257D9">
        <w:rPr>
          <w:rFonts w:ascii="Calibri-Bold" w:eastAsiaTheme="minorHAnsi" w:hAnsi="Calibri-Bold" w:cs="Calibri-Bold"/>
          <w:color w:val="000000"/>
          <w:lang w:val="en-GB" w:eastAsia="en-US"/>
        </w:rPr>
        <w:t xml:space="preserve">The main output of this task will be the publication of the results of </w:t>
      </w:r>
      <w:r w:rsidR="00D46FC2">
        <w:rPr>
          <w:rFonts w:ascii="Calibri-Bold" w:eastAsiaTheme="minorHAnsi" w:hAnsi="Calibri-Bold" w:cs="Calibri-Bold"/>
          <w:color w:val="000000"/>
          <w:lang w:val="en-GB" w:eastAsia="en-US"/>
        </w:rPr>
        <w:t>chemical</w:t>
      </w:r>
      <w:r w:rsidR="00E257D9" w:rsidRPr="00E257D9">
        <w:rPr>
          <w:rFonts w:ascii="Calibri-Bold" w:eastAsiaTheme="minorHAnsi" w:hAnsi="Calibri-Bold" w:cs="Calibri-Bold"/>
          <w:color w:val="000000"/>
          <w:lang w:val="en-GB" w:eastAsia="en-US"/>
        </w:rPr>
        <w:t xml:space="preserve"> analyses, considered by periods (</w:t>
      </w:r>
      <w:r w:rsidR="00E257D9" w:rsidRPr="00E257D9">
        <w:rPr>
          <w:rFonts w:ascii="Calibri-Bold" w:eastAsiaTheme="minorHAnsi" w:hAnsi="Calibri-Bold" w:cs="Calibri-Bold"/>
          <w:b/>
          <w:bCs/>
          <w:color w:val="000000"/>
          <w:lang w:val="en-GB" w:eastAsia="en-US"/>
        </w:rPr>
        <w:t>D3</w:t>
      </w:r>
      <w:r w:rsidR="00E257D9" w:rsidRPr="00E257D9">
        <w:rPr>
          <w:rFonts w:ascii="Calibri-Bold" w:eastAsiaTheme="minorHAnsi" w:hAnsi="Calibri-Bold" w:cs="Calibri-Bold"/>
          <w:color w:val="000000"/>
          <w:lang w:val="en-GB" w:eastAsia="en-US"/>
        </w:rPr>
        <w:t>).</w:t>
      </w:r>
      <w:r w:rsidR="00E257D9">
        <w:rPr>
          <w:rFonts w:ascii="Calibri-Bold" w:eastAsiaTheme="minorHAnsi" w:hAnsi="Calibri-Bold" w:cs="Calibri-Bold"/>
          <w:b/>
          <w:bCs/>
          <w:color w:val="000000"/>
          <w:lang w:val="en-GB" w:eastAsia="en-US"/>
        </w:rPr>
        <w:t xml:space="preserve"> </w:t>
      </w:r>
      <w:r w:rsidR="00E257D9">
        <w:rPr>
          <w:rFonts w:ascii="Calibri" w:eastAsiaTheme="minorHAnsi" w:hAnsi="Calibri" w:cs="Calibri"/>
          <w:color w:val="000000"/>
          <w:lang w:val="en-GB" w:eastAsia="en-US"/>
        </w:rPr>
        <w:t>The specialities of the team members will also allow for publication on the description of the analytical method used, and its relevance in the application to coins, which will be proposed to an archaeometry journal (</w:t>
      </w:r>
      <w:r w:rsidR="00E257D9" w:rsidRPr="00E257D9">
        <w:rPr>
          <w:rFonts w:ascii="Calibri" w:eastAsiaTheme="minorHAnsi" w:hAnsi="Calibri" w:cs="Calibri"/>
          <w:b/>
          <w:bCs/>
          <w:color w:val="000000"/>
          <w:lang w:val="en-GB" w:eastAsia="en-US"/>
        </w:rPr>
        <w:t>D4</w:t>
      </w:r>
      <w:r w:rsidR="00E257D9">
        <w:rPr>
          <w:rFonts w:ascii="Calibri" w:eastAsiaTheme="minorHAnsi" w:hAnsi="Calibri" w:cs="Calibri"/>
          <w:color w:val="000000"/>
          <w:lang w:val="en-GB" w:eastAsia="en-US"/>
        </w:rPr>
        <w:t xml:space="preserve">). </w:t>
      </w:r>
    </w:p>
    <w:p w14:paraId="40A41F64" w14:textId="675BB1CA" w:rsidR="00D03D81" w:rsidRDefault="00D03D81" w:rsidP="00AE02C2">
      <w:pPr>
        <w:autoSpaceDE w:val="0"/>
        <w:autoSpaceDN w:val="0"/>
        <w:adjustRightInd w:val="0"/>
        <w:spacing w:before="0" w:after="0" w:line="276" w:lineRule="auto"/>
        <w:rPr>
          <w:rFonts w:ascii="Calibri" w:eastAsiaTheme="minorHAnsi" w:hAnsi="Calibri" w:cs="Calibri"/>
          <w:color w:val="000000"/>
          <w:lang w:val="en-GB" w:eastAsia="en-US"/>
        </w:rPr>
      </w:pPr>
      <w:r w:rsidRPr="00D03D81">
        <w:rPr>
          <w:rFonts w:ascii="Calibri" w:eastAsiaTheme="minorHAnsi" w:hAnsi="Calibri" w:cs="Calibri"/>
          <w:b/>
          <w:bCs/>
          <w:color w:val="000000"/>
          <w:lang w:val="en-GB" w:eastAsia="en-US"/>
        </w:rPr>
        <w:t>Risk management of task 3.</w:t>
      </w:r>
      <w:r>
        <w:rPr>
          <w:rFonts w:ascii="Calibri" w:eastAsiaTheme="minorHAnsi" w:hAnsi="Calibri" w:cs="Calibri"/>
          <w:color w:val="000000"/>
          <w:lang w:val="en-GB" w:eastAsia="en-US"/>
        </w:rPr>
        <w:t xml:space="preserve"> </w:t>
      </w:r>
      <w:r w:rsidRPr="00002F9A">
        <w:rPr>
          <w:rFonts w:ascii="Calibri" w:eastAsiaTheme="minorHAnsi" w:hAnsi="Calibri" w:cs="Calibri"/>
          <w:color w:val="000000"/>
          <w:lang w:val="en-GB" w:eastAsia="en-US"/>
        </w:rPr>
        <w:t xml:space="preserve">The main risk therefore concerns isotopic analyses. The damage caused by this method is reduced but greater than that caused by LA-ICP-MS analyses, making it more difficult </w:t>
      </w:r>
      <w:r w:rsidRPr="00002F9A">
        <w:rPr>
          <w:rFonts w:ascii="Calibri" w:eastAsiaTheme="minorHAnsi" w:hAnsi="Calibri" w:cs="Calibri"/>
          <w:color w:val="000000"/>
          <w:lang w:val="en-GB" w:eastAsia="en-US"/>
        </w:rPr>
        <w:lastRenderedPageBreak/>
        <w:t>to obtain authorisation to take such samples. This may limit the number of coins subjected to these analyses. This risk has been taken into account, and the project proposes only a small proportion of isotopic analyses, carried out on a strict selection of coins.</w:t>
      </w:r>
    </w:p>
    <w:p w14:paraId="43C0798F" w14:textId="7DCA355B" w:rsidR="002A1979" w:rsidRPr="002A1979" w:rsidRDefault="002A1979" w:rsidP="00AE02C2">
      <w:pPr>
        <w:pStyle w:val="HTMLPreformatted"/>
        <w:spacing w:line="276" w:lineRule="auto"/>
        <w:jc w:val="both"/>
        <w:rPr>
          <w:rFonts w:asciiTheme="minorHAnsi" w:hAnsiTheme="minorHAnsi" w:cstheme="minorHAnsi"/>
          <w:sz w:val="22"/>
          <w:szCs w:val="22"/>
          <w:lang w:val="en-GB"/>
        </w:rPr>
      </w:pPr>
      <w:r w:rsidRPr="002A1979">
        <w:rPr>
          <w:rStyle w:val="y2iqfc"/>
          <w:rFonts w:asciiTheme="minorHAnsi" w:eastAsiaTheme="minorEastAsia" w:hAnsiTheme="minorHAnsi" w:cstheme="minorHAnsi"/>
          <w:sz w:val="22"/>
          <w:szCs w:val="22"/>
          <w:lang w:val="en"/>
        </w:rPr>
        <w:t>The possibility of acquiring fragments of dirhams, especially for this study, further limits the risk.</w:t>
      </w:r>
    </w:p>
    <w:p w14:paraId="4A0ECF7F" w14:textId="10EF1F95" w:rsidR="00E714C9" w:rsidRPr="002A1979" w:rsidRDefault="00E714C9" w:rsidP="009904BF">
      <w:pPr>
        <w:pStyle w:val="Heading3"/>
        <w:rPr>
          <w:lang w:val="en-GB"/>
        </w:rPr>
        <w:pPrChange w:id="76" w:author="HUET Thomas" w:date="2025-07-15T09:20:00Z">
          <w:pPr>
            <w:autoSpaceDE w:val="0"/>
            <w:autoSpaceDN w:val="0"/>
            <w:adjustRightInd w:val="0"/>
            <w:spacing w:after="0" w:line="240" w:lineRule="auto"/>
          </w:pPr>
        </w:pPrChange>
      </w:pPr>
      <w:r w:rsidRPr="00513CD1">
        <w:rPr>
          <w:rFonts w:eastAsiaTheme="minorHAnsi"/>
          <w:b/>
          <w:bCs/>
          <w:lang w:val="en-GB" w:eastAsia="en-US"/>
        </w:rPr>
        <w:t>TASK 4</w:t>
      </w:r>
      <w:r w:rsidR="00513CD1" w:rsidRPr="00513CD1">
        <w:rPr>
          <w:rFonts w:eastAsiaTheme="minorHAnsi"/>
          <w:b/>
          <w:bCs/>
          <w:lang w:val="en-GB" w:eastAsia="en-US"/>
        </w:rPr>
        <w:t>.</w:t>
      </w:r>
      <w:r w:rsidRPr="002A1979">
        <w:rPr>
          <w:rFonts w:eastAsiaTheme="minorHAnsi"/>
          <w:lang w:val="en-GB" w:eastAsia="en-US"/>
        </w:rPr>
        <w:t xml:space="preserve"> </w:t>
      </w:r>
      <w:r w:rsidR="0022740C" w:rsidRPr="002A1979">
        <w:rPr>
          <w:lang w:val="en-GB"/>
        </w:rPr>
        <w:t>Survey and synthesis of analysis data</w:t>
      </w:r>
    </w:p>
    <w:p w14:paraId="63F9B288" w14:textId="1322720A" w:rsidR="00036814" w:rsidRPr="002A1979" w:rsidRDefault="00D03D81" w:rsidP="00513CD1">
      <w:pPr>
        <w:autoSpaceDE w:val="0"/>
        <w:autoSpaceDN w:val="0"/>
        <w:adjustRightInd w:val="0"/>
        <w:spacing w:before="0" w:after="0" w:line="240" w:lineRule="auto"/>
        <w:rPr>
          <w:rFonts w:asciiTheme="minorHAnsi" w:hAnsiTheme="minorHAnsi" w:cstheme="minorHAnsi"/>
          <w:i/>
          <w:color w:val="2E74B5" w:themeColor="accent1" w:themeShade="BF"/>
          <w:lang w:val="en-GB"/>
        </w:rPr>
      </w:pPr>
      <w:r w:rsidRPr="002A1979">
        <w:rPr>
          <w:rFonts w:asciiTheme="minorHAnsi" w:hAnsiTheme="minorHAnsi" w:cstheme="minorHAnsi"/>
          <w:iCs/>
          <w:color w:val="2E74B5" w:themeColor="accent1" w:themeShade="BF"/>
          <w:lang w:val="en-GB"/>
        </w:rPr>
        <w:t>Responsible:</w:t>
      </w:r>
      <w:r w:rsidR="00036814" w:rsidRPr="002A1979">
        <w:rPr>
          <w:rFonts w:asciiTheme="minorHAnsi" w:hAnsiTheme="minorHAnsi" w:cstheme="minorHAnsi"/>
          <w:iCs/>
          <w:color w:val="2E74B5" w:themeColor="accent1" w:themeShade="BF"/>
          <w:lang w:val="en-GB"/>
        </w:rPr>
        <w:t xml:space="preserve"> </w:t>
      </w:r>
      <w:r w:rsidR="00513CD1">
        <w:rPr>
          <w:rFonts w:asciiTheme="minorHAnsi" w:hAnsiTheme="minorHAnsi" w:cstheme="minorHAnsi"/>
          <w:iCs/>
          <w:color w:val="2E74B5" w:themeColor="accent1" w:themeShade="BF"/>
          <w:lang w:val="en-GB"/>
        </w:rPr>
        <w:t xml:space="preserve">Marc Bompaire and </w:t>
      </w:r>
      <w:r w:rsidR="00A4695D" w:rsidRPr="002A1979">
        <w:rPr>
          <w:rFonts w:asciiTheme="minorHAnsi" w:hAnsiTheme="minorHAnsi" w:cstheme="minorHAnsi"/>
          <w:iCs/>
          <w:color w:val="2E74B5" w:themeColor="accent1" w:themeShade="BF"/>
          <w:lang w:val="en-GB"/>
        </w:rPr>
        <w:t>Sébastien Gasc</w:t>
      </w:r>
    </w:p>
    <w:p w14:paraId="0062ADA3" w14:textId="3110D37A" w:rsidR="000823C6" w:rsidRDefault="000823C6" w:rsidP="00AE02C2">
      <w:pPr>
        <w:autoSpaceDE w:val="0"/>
        <w:autoSpaceDN w:val="0"/>
        <w:adjustRightInd w:val="0"/>
        <w:spacing w:before="0" w:line="276" w:lineRule="auto"/>
        <w:rPr>
          <w:rFonts w:ascii="Calibri" w:hAnsi="Calibri"/>
          <w:bCs/>
          <w:iCs/>
          <w:lang w:val="en-GB"/>
        </w:rPr>
      </w:pPr>
      <w:r w:rsidRPr="0033575F">
        <w:rPr>
          <w:rFonts w:ascii="Calibri" w:hAnsi="Calibri"/>
          <w:bCs/>
          <w:iCs/>
          <w:lang w:val="en-GB"/>
        </w:rPr>
        <w:t>The numismatic and archaeometric study will be compared with data from written and archaeological sources</w:t>
      </w:r>
      <w:r>
        <w:rPr>
          <w:rFonts w:ascii="Calibri" w:hAnsi="Calibri"/>
          <w:bCs/>
          <w:iCs/>
          <w:lang w:val="en-GB"/>
        </w:rPr>
        <w:t xml:space="preserve">. </w:t>
      </w:r>
      <w:r w:rsidRPr="0033575F">
        <w:rPr>
          <w:rFonts w:ascii="Calibri" w:hAnsi="Calibri"/>
          <w:bCs/>
          <w:iCs/>
          <w:lang w:val="en-GB"/>
        </w:rPr>
        <w:t xml:space="preserve">This </w:t>
      </w:r>
      <w:r w:rsidR="00513CD1">
        <w:rPr>
          <w:rFonts w:ascii="Calibri" w:hAnsi="Calibri"/>
          <w:bCs/>
          <w:iCs/>
          <w:lang w:val="en-GB"/>
        </w:rPr>
        <w:t>task</w:t>
      </w:r>
      <w:r w:rsidRPr="0033575F">
        <w:rPr>
          <w:rFonts w:ascii="Calibri" w:hAnsi="Calibri"/>
          <w:bCs/>
          <w:iCs/>
          <w:lang w:val="en-GB"/>
        </w:rPr>
        <w:t xml:space="preserve"> will </w:t>
      </w:r>
      <w:r>
        <w:rPr>
          <w:rFonts w:ascii="Calibri" w:hAnsi="Calibri"/>
          <w:bCs/>
          <w:iCs/>
          <w:lang w:val="en-GB"/>
        </w:rPr>
        <w:t xml:space="preserve">therefore </w:t>
      </w:r>
      <w:r w:rsidRPr="0033575F">
        <w:rPr>
          <w:rFonts w:ascii="Calibri" w:hAnsi="Calibri"/>
          <w:bCs/>
          <w:iCs/>
          <w:lang w:val="en-GB"/>
        </w:rPr>
        <w:t xml:space="preserve">provide an opportunity to set up a network of researchers from different specialities. To give concrete </w:t>
      </w:r>
      <w:r>
        <w:rPr>
          <w:rFonts w:ascii="Calibri" w:hAnsi="Calibri"/>
          <w:bCs/>
          <w:iCs/>
          <w:lang w:val="en-GB"/>
        </w:rPr>
        <w:t>form</w:t>
      </w:r>
      <w:r w:rsidRPr="0033575F">
        <w:rPr>
          <w:rFonts w:ascii="Calibri" w:hAnsi="Calibri"/>
          <w:bCs/>
          <w:iCs/>
          <w:lang w:val="en-GB"/>
        </w:rPr>
        <w:t xml:space="preserve"> to this joint work, the progress of the study will be regularly presented at a seminar organised in Orléans</w:t>
      </w:r>
      <w:r w:rsidR="00A4695D">
        <w:rPr>
          <w:rFonts w:ascii="Calibri" w:hAnsi="Calibri"/>
          <w:bCs/>
          <w:iCs/>
          <w:lang w:val="en-GB"/>
        </w:rPr>
        <w:t xml:space="preserve"> and Paris</w:t>
      </w:r>
      <w:r w:rsidR="00E95B05">
        <w:rPr>
          <w:rFonts w:ascii="Calibri" w:hAnsi="Calibri"/>
          <w:bCs/>
          <w:iCs/>
          <w:lang w:val="en-GB"/>
        </w:rPr>
        <w:t xml:space="preserve">. </w:t>
      </w:r>
    </w:p>
    <w:p w14:paraId="193EF575" w14:textId="295E8723" w:rsidR="00E714C9" w:rsidRPr="00513CD1" w:rsidRDefault="00E714C9" w:rsidP="009E1D1D">
      <w:pPr>
        <w:autoSpaceDE w:val="0"/>
        <w:autoSpaceDN w:val="0"/>
        <w:adjustRightInd w:val="0"/>
        <w:spacing w:after="0" w:line="240" w:lineRule="auto"/>
        <w:rPr>
          <w:rFonts w:ascii="Calibri-BoldItalic" w:eastAsiaTheme="minorHAnsi" w:hAnsi="Calibri-BoldItalic" w:cs="Calibri-BoldItalic"/>
          <w:i/>
          <w:iCs/>
          <w:color w:val="2E74B6"/>
          <w:lang w:val="en-GB" w:eastAsia="en-US"/>
        </w:rPr>
      </w:pPr>
      <w:r w:rsidRPr="00513CD1">
        <w:rPr>
          <w:rFonts w:ascii="Calibri-BoldItalic" w:eastAsiaTheme="minorHAnsi" w:hAnsi="Calibri-BoldItalic" w:cs="Calibri-BoldItalic"/>
          <w:i/>
          <w:iCs/>
          <w:color w:val="2E74B5" w:themeColor="accent1" w:themeShade="BF"/>
          <w:lang w:val="en-GB" w:eastAsia="en-US"/>
        </w:rPr>
        <w:t xml:space="preserve">Task 4.1. </w:t>
      </w:r>
      <w:r w:rsidR="00513CD1" w:rsidRPr="00513CD1">
        <w:rPr>
          <w:rFonts w:ascii="Calibri-BoldItalic" w:eastAsiaTheme="minorHAnsi" w:hAnsi="Calibri-BoldItalic" w:cs="Calibri-BoldItalic"/>
          <w:i/>
          <w:iCs/>
          <w:color w:val="2E74B5" w:themeColor="accent1" w:themeShade="BF"/>
          <w:lang w:val="en-GB" w:eastAsia="en-US"/>
        </w:rPr>
        <w:t>Comparative data with written and archaeological sources</w:t>
      </w:r>
    </w:p>
    <w:p w14:paraId="1F5B4646" w14:textId="6657142C" w:rsidR="00E714C9" w:rsidRPr="006D476C" w:rsidRDefault="00E714C9" w:rsidP="00AE02C2">
      <w:pPr>
        <w:autoSpaceDE w:val="0"/>
        <w:autoSpaceDN w:val="0"/>
        <w:adjustRightInd w:val="0"/>
        <w:spacing w:before="0" w:after="0" w:line="276" w:lineRule="auto"/>
        <w:rPr>
          <w:rFonts w:ascii="Calibri" w:eastAsiaTheme="minorHAnsi" w:hAnsi="Calibri" w:cs="Calibri"/>
          <w:color w:val="000000"/>
          <w:lang w:val="en-GB" w:eastAsia="en-US"/>
        </w:rPr>
      </w:pPr>
      <w:r w:rsidRPr="006D476C">
        <w:rPr>
          <w:rFonts w:ascii="Calibri-Bold" w:eastAsiaTheme="minorHAnsi" w:hAnsi="Calibri-Bold" w:cs="Calibri-Bold"/>
          <w:b/>
          <w:bCs/>
          <w:color w:val="000000"/>
          <w:lang w:val="en-GB" w:eastAsia="en-US"/>
        </w:rPr>
        <w:t xml:space="preserve">Objectives. </w:t>
      </w:r>
      <w:r w:rsidR="00CE0E35" w:rsidRPr="00CE0E35">
        <w:rPr>
          <w:rFonts w:ascii="Calibri-Bold" w:eastAsiaTheme="minorHAnsi" w:hAnsi="Calibri-Bold" w:cs="Calibri-Bold"/>
          <w:color w:val="000000"/>
          <w:lang w:val="en-GB" w:eastAsia="en-US"/>
        </w:rPr>
        <w:t xml:space="preserve">The objective of this task will be to include the work carried out in the historiography of the </w:t>
      </w:r>
      <w:r w:rsidR="00CE0E35">
        <w:rPr>
          <w:rFonts w:ascii="Calibri-Bold" w:eastAsiaTheme="minorHAnsi" w:hAnsi="Calibri-Bold" w:cs="Calibri-Bold"/>
          <w:color w:val="000000"/>
          <w:lang w:val="en-GB" w:eastAsia="en-US"/>
        </w:rPr>
        <w:t xml:space="preserve">subject. </w:t>
      </w:r>
      <w:r w:rsidR="00CE0E35" w:rsidRPr="00CE0E35">
        <w:rPr>
          <w:rFonts w:ascii="Calibri-Bold" w:eastAsiaTheme="minorHAnsi" w:hAnsi="Calibri-Bold" w:cs="Calibri-Bold"/>
          <w:color w:val="000000"/>
          <w:lang w:val="en-GB" w:eastAsia="en-US"/>
        </w:rPr>
        <w:t xml:space="preserve">Thanks to the project’s </w:t>
      </w:r>
      <w:r w:rsidR="00D46FC2">
        <w:rPr>
          <w:rFonts w:ascii="Calibri-Bold" w:eastAsiaTheme="minorHAnsi" w:hAnsi="Calibri-Bold" w:cs="Calibri-Bold"/>
          <w:color w:val="000000"/>
          <w:lang w:val="en-GB" w:eastAsia="en-US"/>
        </w:rPr>
        <w:t>inter</w:t>
      </w:r>
      <w:r w:rsidR="00CE0E35" w:rsidRPr="00CE0E35">
        <w:rPr>
          <w:rFonts w:ascii="Calibri-Bold" w:eastAsiaTheme="minorHAnsi" w:hAnsi="Calibri-Bold" w:cs="Calibri-Bold"/>
          <w:color w:val="000000"/>
          <w:lang w:val="en-GB" w:eastAsia="en-US"/>
        </w:rPr>
        <w:t xml:space="preserve">disciplinary approach, the comparative data will be done collaboratively. </w:t>
      </w:r>
    </w:p>
    <w:p w14:paraId="061747D1" w14:textId="3D8D0E35" w:rsidR="00CE0E35" w:rsidRDefault="00E714C9" w:rsidP="00AE02C2">
      <w:pPr>
        <w:autoSpaceDE w:val="0"/>
        <w:autoSpaceDN w:val="0"/>
        <w:adjustRightInd w:val="0"/>
        <w:spacing w:before="0" w:after="0" w:line="276" w:lineRule="auto"/>
        <w:rPr>
          <w:rFonts w:ascii="Calibri-Bold" w:eastAsiaTheme="minorHAnsi" w:hAnsi="Calibri-Bold" w:cs="Calibri-Bold"/>
          <w:color w:val="000000"/>
          <w:lang w:val="en-GB" w:eastAsia="en-US"/>
        </w:rPr>
      </w:pPr>
      <w:r w:rsidRPr="00CE0E35">
        <w:rPr>
          <w:rFonts w:ascii="Calibri-Bold" w:eastAsiaTheme="minorHAnsi" w:hAnsi="Calibri-Bold" w:cs="Calibri-Bold"/>
          <w:b/>
          <w:bCs/>
          <w:color w:val="000000"/>
          <w:lang w:val="en-GB" w:eastAsia="en-US"/>
        </w:rPr>
        <w:t xml:space="preserve">Methods. </w:t>
      </w:r>
      <w:r w:rsidR="00CE0E35" w:rsidRPr="00CE0E35">
        <w:rPr>
          <w:rFonts w:ascii="Calibri-Bold" w:eastAsiaTheme="minorHAnsi" w:hAnsi="Calibri-Bold" w:cs="Calibri-Bold"/>
          <w:color w:val="000000"/>
          <w:lang w:val="en-GB" w:eastAsia="en-US"/>
        </w:rPr>
        <w:t>The first step o</w:t>
      </w:r>
      <w:r w:rsidR="00CE0E35">
        <w:rPr>
          <w:rFonts w:ascii="Calibri-Bold" w:eastAsiaTheme="minorHAnsi" w:hAnsi="Calibri-Bold" w:cs="Calibri-Bold"/>
          <w:color w:val="000000"/>
          <w:lang w:val="en-GB" w:eastAsia="en-US"/>
        </w:rPr>
        <w:t xml:space="preserve">f the task will concern the data from written sources, already largely listed in the historiography. </w:t>
      </w:r>
      <w:r w:rsidR="00CE0E35" w:rsidRPr="00CE0E35">
        <w:rPr>
          <w:rFonts w:ascii="Calibri-Bold" w:eastAsiaTheme="minorHAnsi" w:hAnsi="Calibri-Bold" w:cs="Calibri-Bold"/>
          <w:color w:val="000000"/>
          <w:lang w:val="en-GB" w:eastAsia="en-US"/>
        </w:rPr>
        <w:t>The method will nevertheless require a rereading of the A</w:t>
      </w:r>
      <w:r w:rsidR="00CE0E35">
        <w:rPr>
          <w:rFonts w:ascii="Calibri-Bold" w:eastAsiaTheme="minorHAnsi" w:hAnsi="Calibri-Bold" w:cs="Calibri-Bold"/>
          <w:color w:val="000000"/>
          <w:lang w:val="en-GB" w:eastAsia="en-US"/>
        </w:rPr>
        <w:t xml:space="preserve">rabic sources, in light of the </w:t>
      </w:r>
      <w:r w:rsidR="003A105A">
        <w:rPr>
          <w:rFonts w:ascii="Calibri-Bold" w:eastAsiaTheme="minorHAnsi" w:hAnsi="Calibri-Bold" w:cs="Calibri-Bold"/>
          <w:color w:val="000000"/>
          <w:lang w:val="en-GB" w:eastAsia="en-US"/>
        </w:rPr>
        <w:t xml:space="preserve">data collected by the </w:t>
      </w:r>
      <w:r w:rsidR="003A105A" w:rsidRPr="003A105A">
        <w:rPr>
          <w:rFonts w:ascii="Calibri-Bold" w:eastAsiaTheme="minorHAnsi" w:hAnsi="Calibri-Bold" w:cs="Calibri-Bold"/>
          <w:color w:val="FF0000"/>
          <w:lang w:val="en-GB" w:eastAsia="en-US"/>
        </w:rPr>
        <w:t xml:space="preserve">ALMACIR </w:t>
      </w:r>
      <w:r w:rsidR="003A105A">
        <w:rPr>
          <w:rFonts w:ascii="Calibri-Bold" w:eastAsiaTheme="minorHAnsi" w:hAnsi="Calibri-Bold" w:cs="Calibri-Bold"/>
          <w:color w:val="000000"/>
          <w:lang w:val="en-GB" w:eastAsia="en-US"/>
        </w:rPr>
        <w:t xml:space="preserve">project. </w:t>
      </w:r>
      <w:r w:rsidR="006D476C" w:rsidRPr="006D476C">
        <w:rPr>
          <w:rFonts w:ascii="Calibri-Bold" w:eastAsiaTheme="minorHAnsi" w:hAnsi="Calibri-Bold" w:cs="Calibri-Bold"/>
          <w:color w:val="000000"/>
          <w:lang w:val="en-GB" w:eastAsia="en-US"/>
        </w:rPr>
        <w:t>A great attention will therefore be paid to mentions in Arab sources of trans-Saharan trade and the wealth of African mines, whether for gold or silver.</w:t>
      </w:r>
      <w:r w:rsidR="0039200F">
        <w:rPr>
          <w:rFonts w:ascii="Calibri-Bold" w:eastAsiaTheme="minorHAnsi" w:hAnsi="Calibri-Bold" w:cs="Calibri-Bold"/>
          <w:color w:val="000000"/>
          <w:lang w:val="en-GB" w:eastAsia="en-US"/>
        </w:rPr>
        <w:t xml:space="preserve"> </w:t>
      </w:r>
      <w:r w:rsidR="0039200F" w:rsidRPr="0039200F">
        <w:rPr>
          <w:rFonts w:ascii="Calibri-Bold" w:eastAsiaTheme="minorHAnsi" w:hAnsi="Calibri-Bold" w:cs="Calibri-Bold"/>
          <w:color w:val="000000"/>
          <w:lang w:val="en-GB" w:eastAsia="en-US"/>
        </w:rPr>
        <w:t>Latin sources will also be the subject of a meticulous study to collect exhaustive references to African gold.</w:t>
      </w:r>
    </w:p>
    <w:p w14:paraId="791600CB" w14:textId="398A6D54" w:rsidR="006D476C" w:rsidRDefault="006D476C" w:rsidP="00AE02C2">
      <w:pPr>
        <w:autoSpaceDE w:val="0"/>
        <w:autoSpaceDN w:val="0"/>
        <w:adjustRightInd w:val="0"/>
        <w:spacing w:before="0" w:after="0" w:line="276" w:lineRule="auto"/>
        <w:rPr>
          <w:rFonts w:ascii="Calibri-Bold" w:eastAsiaTheme="minorHAnsi" w:hAnsi="Calibri-Bold" w:cs="Calibri-Bold"/>
          <w:color w:val="000000"/>
          <w:lang w:val="en-GB" w:eastAsia="en-US"/>
        </w:rPr>
      </w:pPr>
      <w:r w:rsidRPr="006D476C">
        <w:rPr>
          <w:rFonts w:ascii="Calibri-Bold" w:eastAsiaTheme="minorHAnsi" w:hAnsi="Calibri-Bold" w:cs="Calibri-Bold"/>
          <w:color w:val="000000"/>
          <w:lang w:val="en-GB" w:eastAsia="en-US"/>
        </w:rPr>
        <w:t xml:space="preserve">As archaeological work in North Africa has expanded in recent years, the latest results of excavations in the Maghreb, particularly in Morocco and the </w:t>
      </w:r>
      <w:r w:rsidR="0039200F" w:rsidRPr="00D01585">
        <w:rPr>
          <w:rFonts w:asciiTheme="minorHAnsi" w:hAnsiTheme="minorHAnsi" w:cstheme="minorHAnsi"/>
          <w:bCs/>
          <w:iCs/>
          <w:lang w:val="en-GB"/>
        </w:rPr>
        <w:t>Si</w:t>
      </w:r>
      <w:r w:rsidR="0039200F" w:rsidRPr="00D01585">
        <w:rPr>
          <w:rFonts w:asciiTheme="minorHAnsi" w:hAnsiTheme="minorHAnsi" w:cstheme="minorHAnsi"/>
          <w:iCs/>
          <w:lang w:val="en-GB"/>
        </w:rPr>
        <w:t>ǧ</w:t>
      </w:r>
      <w:r w:rsidR="0039200F" w:rsidRPr="00D01585">
        <w:rPr>
          <w:rFonts w:asciiTheme="minorHAnsi" w:hAnsiTheme="minorHAnsi" w:cstheme="minorHAnsi"/>
          <w:bCs/>
          <w:iCs/>
          <w:lang w:val="en-GB"/>
        </w:rPr>
        <w:t>ilmāsa</w:t>
      </w:r>
      <w:r w:rsidR="0039200F" w:rsidRPr="006D476C">
        <w:rPr>
          <w:rFonts w:ascii="Calibri-Bold" w:eastAsiaTheme="minorHAnsi" w:hAnsi="Calibri-Bold" w:cs="Calibri-Bold"/>
          <w:color w:val="000000"/>
          <w:lang w:val="en-GB" w:eastAsia="en-US"/>
        </w:rPr>
        <w:t xml:space="preserve"> </w:t>
      </w:r>
      <w:r w:rsidRPr="006D476C">
        <w:rPr>
          <w:rFonts w:ascii="Calibri-Bold" w:eastAsiaTheme="minorHAnsi" w:hAnsi="Calibri-Bold" w:cs="Calibri-Bold"/>
          <w:color w:val="000000"/>
          <w:lang w:val="en-GB" w:eastAsia="en-US"/>
        </w:rPr>
        <w:t xml:space="preserve">region, will help to inform the thinking behind the project and will be essential for interpreting the results. The second </w:t>
      </w:r>
      <w:r>
        <w:rPr>
          <w:rFonts w:ascii="Calibri-Bold" w:eastAsiaTheme="minorHAnsi" w:hAnsi="Calibri-Bold" w:cs="Calibri-Bold"/>
          <w:color w:val="000000"/>
          <w:lang w:val="en-GB" w:eastAsia="en-US"/>
        </w:rPr>
        <w:t>step</w:t>
      </w:r>
      <w:r w:rsidRPr="006D476C">
        <w:rPr>
          <w:rFonts w:ascii="Calibri-Bold" w:eastAsiaTheme="minorHAnsi" w:hAnsi="Calibri-Bold" w:cs="Calibri-Bold"/>
          <w:color w:val="000000"/>
          <w:lang w:val="en-GB" w:eastAsia="en-US"/>
        </w:rPr>
        <w:t xml:space="preserve"> of this task will therefore focus on the collection of archaeological data, enabling collaboration with archaeologists specialising in the region (task</w:t>
      </w:r>
      <w:r w:rsidR="0039200F">
        <w:rPr>
          <w:rFonts w:ascii="Calibri-Bold" w:eastAsiaTheme="minorHAnsi" w:hAnsi="Calibri-Bold" w:cs="Calibri-Bold"/>
          <w:color w:val="000000"/>
          <w:lang w:val="en-GB" w:eastAsia="en-US"/>
        </w:rPr>
        <w:t>s</w:t>
      </w:r>
      <w:r w:rsidRPr="006D476C">
        <w:rPr>
          <w:rFonts w:ascii="Calibri-Bold" w:eastAsiaTheme="minorHAnsi" w:hAnsi="Calibri-Bold" w:cs="Calibri-Bold"/>
          <w:color w:val="000000"/>
          <w:lang w:val="en-GB" w:eastAsia="en-US"/>
        </w:rPr>
        <w:t xml:space="preserve"> 4.2</w:t>
      </w:r>
      <w:r w:rsidR="0039200F">
        <w:rPr>
          <w:rFonts w:ascii="Calibri-Bold" w:eastAsiaTheme="minorHAnsi" w:hAnsi="Calibri-Bold" w:cs="Calibri-Bold"/>
          <w:color w:val="000000"/>
          <w:lang w:val="en-GB" w:eastAsia="en-US"/>
        </w:rPr>
        <w:t xml:space="preserve"> and 5.2</w:t>
      </w:r>
      <w:r w:rsidRPr="006D476C">
        <w:rPr>
          <w:rFonts w:ascii="Calibri-Bold" w:eastAsiaTheme="minorHAnsi" w:hAnsi="Calibri-Bold" w:cs="Calibri-Bold"/>
          <w:color w:val="000000"/>
          <w:lang w:val="en-GB" w:eastAsia="en-US"/>
        </w:rPr>
        <w:t xml:space="preserve">). </w:t>
      </w:r>
    </w:p>
    <w:p w14:paraId="74CE921D" w14:textId="58EF9C0F" w:rsidR="006D476C" w:rsidRDefault="006D476C" w:rsidP="00AE02C2">
      <w:pPr>
        <w:autoSpaceDE w:val="0"/>
        <w:autoSpaceDN w:val="0"/>
        <w:adjustRightInd w:val="0"/>
        <w:spacing w:before="0" w:after="0" w:line="276" w:lineRule="auto"/>
        <w:rPr>
          <w:rFonts w:ascii="Calibri-Bold" w:eastAsiaTheme="minorHAnsi" w:hAnsi="Calibri-Bold" w:cs="Calibri-Bold"/>
          <w:color w:val="000000"/>
          <w:lang w:val="en-GB" w:eastAsia="en-US"/>
        </w:rPr>
      </w:pPr>
      <w:r w:rsidRPr="006D476C">
        <w:rPr>
          <w:rFonts w:ascii="Calibri-Bold" w:eastAsiaTheme="minorHAnsi" w:hAnsi="Calibri-Bold" w:cs="Calibri-Bold"/>
          <w:color w:val="000000"/>
          <w:lang w:val="en-GB" w:eastAsia="en-US"/>
        </w:rPr>
        <w:t xml:space="preserve">All these data will be compared with those from the project's main source, currency. The numismatic work will bring all the more clarity to the results as the numismatics of al-Andalus have enjoyed a remarkable dynamism since the early 2000s. North African coin issues have also benefited from a certain amount of work in recent years, although this has only resulted in partial publications. Access to unpublished theses, or to publications from collections currently in press, will help to achieve the aim of the project, which is to study all the coins of the </w:t>
      </w:r>
      <w:r>
        <w:rPr>
          <w:rFonts w:ascii="Calibri-Bold" w:eastAsiaTheme="minorHAnsi" w:hAnsi="Calibri-Bold" w:cs="Calibri-Bold"/>
          <w:color w:val="000000"/>
          <w:lang w:val="en-GB" w:eastAsia="en-US"/>
        </w:rPr>
        <w:t>Islamic</w:t>
      </w:r>
      <w:r w:rsidRPr="006D476C">
        <w:rPr>
          <w:rFonts w:ascii="Calibri-Bold" w:eastAsiaTheme="minorHAnsi" w:hAnsi="Calibri-Bold" w:cs="Calibri-Bold"/>
          <w:color w:val="000000"/>
          <w:lang w:val="en-GB" w:eastAsia="en-US"/>
        </w:rPr>
        <w:t xml:space="preserve"> West.</w:t>
      </w:r>
    </w:p>
    <w:p w14:paraId="154C2539" w14:textId="36D09EA8" w:rsidR="00642BAB" w:rsidRDefault="00E714C9" w:rsidP="00AE02C2">
      <w:pPr>
        <w:autoSpaceDE w:val="0"/>
        <w:autoSpaceDN w:val="0"/>
        <w:adjustRightInd w:val="0"/>
        <w:spacing w:before="0" w:line="276" w:lineRule="auto"/>
        <w:rPr>
          <w:rFonts w:ascii="Calibri" w:eastAsiaTheme="minorHAnsi" w:hAnsi="Calibri" w:cs="Calibri"/>
          <w:color w:val="000000"/>
          <w:lang w:val="en-GB" w:eastAsia="en-US"/>
        </w:rPr>
      </w:pPr>
      <w:r w:rsidRPr="00642BAB">
        <w:rPr>
          <w:rFonts w:ascii="Calibri-Bold" w:eastAsiaTheme="minorHAnsi" w:hAnsi="Calibri-Bold" w:cs="Calibri-Bold"/>
          <w:b/>
          <w:bCs/>
          <w:color w:val="000000"/>
          <w:lang w:val="en-GB" w:eastAsia="en-US"/>
        </w:rPr>
        <w:t xml:space="preserve">Main participants. </w:t>
      </w:r>
      <w:r w:rsidR="00642BAB" w:rsidRPr="00642BAB">
        <w:rPr>
          <w:rFonts w:ascii="Calibri" w:eastAsiaTheme="minorHAnsi" w:hAnsi="Calibri" w:cs="Calibri"/>
          <w:color w:val="000000"/>
          <w:lang w:val="en-GB" w:eastAsia="en-US"/>
        </w:rPr>
        <w:t>The complementary scientific profiles of the team will enable this comparative phase to be tackled fairly early in the project timetable. While certain stages can be initiated upstream, such as updating the bibliography on the subject, the comparative study can be carried out as soon as the first results are obtained.</w:t>
      </w:r>
      <w:r w:rsidR="00642BAB">
        <w:rPr>
          <w:rFonts w:ascii="Calibri" w:eastAsiaTheme="minorHAnsi" w:hAnsi="Calibri" w:cs="Calibri"/>
          <w:color w:val="000000"/>
          <w:lang w:val="en-GB" w:eastAsia="en-US"/>
        </w:rPr>
        <w:t xml:space="preserve"> Then, </w:t>
      </w:r>
      <w:r w:rsidR="00642BAB" w:rsidRPr="00642BAB">
        <w:rPr>
          <w:rFonts w:ascii="Calibri" w:eastAsiaTheme="minorHAnsi" w:hAnsi="Calibri" w:cs="Calibri"/>
          <w:color w:val="000000"/>
          <w:lang w:val="en-GB" w:eastAsia="en-US"/>
        </w:rPr>
        <w:t>Sébastien Gasc will be working on Arab, numismatic and archaeological sources, Marc Bompaire on numismatics and Latin sources, Florian T</w:t>
      </w:r>
      <w:r w:rsidR="00D46FC2">
        <w:rPr>
          <w:rFonts w:ascii="Calibri" w:eastAsiaTheme="minorHAnsi" w:hAnsi="Calibri" w:cs="Calibri"/>
          <w:color w:val="000000"/>
          <w:lang w:val="en-GB" w:eastAsia="en-US"/>
        </w:rPr>
        <w:t>é</w:t>
      </w:r>
      <w:r w:rsidR="00642BAB">
        <w:rPr>
          <w:rFonts w:ascii="Calibri" w:eastAsiaTheme="minorHAnsi" w:hAnsi="Calibri" w:cs="Calibri"/>
          <w:color w:val="000000"/>
          <w:lang w:val="en-GB" w:eastAsia="en-US"/>
        </w:rPr>
        <w:t>r</w:t>
      </w:r>
      <w:r w:rsidR="00642BAB" w:rsidRPr="00642BAB">
        <w:rPr>
          <w:rFonts w:ascii="Calibri" w:eastAsiaTheme="minorHAnsi" w:hAnsi="Calibri" w:cs="Calibri"/>
          <w:color w:val="000000"/>
          <w:lang w:val="en-GB" w:eastAsia="en-US"/>
        </w:rPr>
        <w:t>ey</w:t>
      </w:r>
      <w:r w:rsidR="00642BAB">
        <w:rPr>
          <w:rFonts w:ascii="Calibri" w:eastAsiaTheme="minorHAnsi" w:hAnsi="Calibri" w:cs="Calibri"/>
          <w:color w:val="000000"/>
          <w:lang w:val="en-GB" w:eastAsia="en-US"/>
        </w:rPr>
        <w:t>g</w:t>
      </w:r>
      <w:r w:rsidR="00642BAB" w:rsidRPr="00642BAB">
        <w:rPr>
          <w:rFonts w:ascii="Calibri" w:eastAsiaTheme="minorHAnsi" w:hAnsi="Calibri" w:cs="Calibri"/>
          <w:color w:val="000000"/>
          <w:lang w:val="en-GB" w:eastAsia="en-US"/>
        </w:rPr>
        <w:t xml:space="preserve">eol on archaeological sources and the comparison of data with mining archaeology, </w:t>
      </w:r>
      <w:r w:rsidR="00642BAB">
        <w:rPr>
          <w:rFonts w:ascii="Calibri" w:eastAsiaTheme="minorHAnsi" w:hAnsi="Calibri" w:cs="Calibri"/>
          <w:color w:val="000000"/>
          <w:lang w:val="en-GB" w:eastAsia="en-US"/>
        </w:rPr>
        <w:t xml:space="preserve">especially mining archaeology, and </w:t>
      </w:r>
      <w:r w:rsidR="00642BAB" w:rsidRPr="00642BAB">
        <w:rPr>
          <w:rFonts w:ascii="Calibri" w:eastAsiaTheme="minorHAnsi" w:hAnsi="Calibri" w:cs="Calibri"/>
          <w:color w:val="000000"/>
          <w:lang w:val="en-GB" w:eastAsia="en-US"/>
        </w:rPr>
        <w:t>the doctoral student on numismatic and archaeological sources</w:t>
      </w:r>
      <w:r w:rsidR="00642BAB">
        <w:rPr>
          <w:rFonts w:ascii="Calibri" w:eastAsiaTheme="minorHAnsi" w:hAnsi="Calibri" w:cs="Calibri"/>
          <w:color w:val="000000"/>
          <w:lang w:val="en-GB" w:eastAsia="en-US"/>
        </w:rPr>
        <w:t xml:space="preserve">. </w:t>
      </w:r>
      <w:r w:rsidR="00B51B0B">
        <w:rPr>
          <w:rFonts w:ascii="Calibri" w:eastAsiaTheme="minorHAnsi" w:hAnsi="Calibri" w:cs="Calibri"/>
          <w:color w:val="000000"/>
          <w:lang w:val="en-GB" w:eastAsia="en-US"/>
        </w:rPr>
        <w:t>The updating of references concerning archaeometric methods and results will be ensure</w:t>
      </w:r>
      <w:r w:rsidR="00D46FC2">
        <w:rPr>
          <w:rFonts w:ascii="Calibri" w:eastAsiaTheme="minorHAnsi" w:hAnsi="Calibri" w:cs="Calibri"/>
          <w:color w:val="000000"/>
          <w:lang w:val="en-GB" w:eastAsia="en-US"/>
        </w:rPr>
        <w:t>d</w:t>
      </w:r>
      <w:r w:rsidR="00B51B0B">
        <w:rPr>
          <w:rFonts w:ascii="Calibri" w:eastAsiaTheme="minorHAnsi" w:hAnsi="Calibri" w:cs="Calibri"/>
          <w:color w:val="000000"/>
          <w:lang w:val="en-GB" w:eastAsia="en-US"/>
        </w:rPr>
        <w:t xml:space="preserve"> by </w:t>
      </w:r>
      <w:r w:rsidR="004B69E8">
        <w:rPr>
          <w:rFonts w:ascii="Calibri" w:eastAsiaTheme="minorHAnsi" w:hAnsi="Calibri" w:cs="Calibri"/>
          <w:color w:val="000000"/>
          <w:lang w:val="en-GB" w:eastAsia="en-US"/>
        </w:rPr>
        <w:t xml:space="preserve">Maryse Blet-Lemarquand and Guillaume Sarah. </w:t>
      </w:r>
    </w:p>
    <w:p w14:paraId="20556576" w14:textId="19794AB4" w:rsidR="00E714C9" w:rsidRPr="009E1D1D" w:rsidRDefault="00E714C9" w:rsidP="00544AD8">
      <w:pPr>
        <w:autoSpaceDE w:val="0"/>
        <w:autoSpaceDN w:val="0"/>
        <w:adjustRightInd w:val="0"/>
        <w:spacing w:before="0" w:after="0" w:line="240" w:lineRule="auto"/>
        <w:rPr>
          <w:rFonts w:ascii="Calibri-BoldItalic" w:eastAsiaTheme="minorHAnsi" w:hAnsi="Calibri-BoldItalic" w:cs="Calibri-BoldItalic"/>
          <w:i/>
          <w:iCs/>
          <w:color w:val="2E74B5" w:themeColor="accent1" w:themeShade="BF"/>
          <w:lang w:val="en-GB" w:eastAsia="en-US"/>
        </w:rPr>
      </w:pPr>
      <w:r w:rsidRPr="00E95B05">
        <w:rPr>
          <w:rFonts w:ascii="Calibri-BoldItalic" w:eastAsiaTheme="minorHAnsi" w:hAnsi="Calibri-BoldItalic" w:cs="Calibri-BoldItalic"/>
          <w:i/>
          <w:iCs/>
          <w:color w:val="2E74B5" w:themeColor="accent1" w:themeShade="BF"/>
          <w:lang w:val="en-GB" w:eastAsia="en-US"/>
        </w:rPr>
        <w:t xml:space="preserve">Task 4.2. </w:t>
      </w:r>
      <w:r w:rsidR="00E95B05">
        <w:rPr>
          <w:rFonts w:ascii="Calibri-BoldItalic" w:eastAsiaTheme="minorHAnsi" w:hAnsi="Calibri-BoldItalic" w:cs="Calibri-BoldItalic"/>
          <w:i/>
          <w:iCs/>
          <w:color w:val="2E74B5" w:themeColor="accent1" w:themeShade="BF"/>
          <w:lang w:val="en-GB" w:eastAsia="en-US"/>
        </w:rPr>
        <w:t xml:space="preserve">Collaborative </w:t>
      </w:r>
      <w:r w:rsidR="00D46FC2">
        <w:rPr>
          <w:rFonts w:ascii="Calibri-BoldItalic" w:eastAsiaTheme="minorHAnsi" w:hAnsi="Calibri-BoldItalic" w:cs="Calibri-BoldItalic"/>
          <w:i/>
          <w:iCs/>
          <w:color w:val="2E74B5" w:themeColor="accent1" w:themeShade="BF"/>
          <w:lang w:val="en-GB" w:eastAsia="en-US"/>
        </w:rPr>
        <w:t>reflection</w:t>
      </w:r>
    </w:p>
    <w:p w14:paraId="07223537" w14:textId="6C1FF808" w:rsidR="00E714C9" w:rsidRPr="00AE02C2" w:rsidRDefault="00E714C9" w:rsidP="00AE02C2">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AE02C2">
        <w:rPr>
          <w:rFonts w:asciiTheme="minorHAnsi" w:eastAsiaTheme="minorHAnsi" w:hAnsiTheme="minorHAnsi" w:cstheme="minorHAnsi"/>
          <w:b/>
          <w:bCs/>
          <w:color w:val="000000"/>
          <w:lang w:val="en-GB" w:eastAsia="en-US"/>
        </w:rPr>
        <w:t xml:space="preserve">Objectives. </w:t>
      </w:r>
      <w:r w:rsidR="003A105A" w:rsidRPr="00AE02C2">
        <w:rPr>
          <w:rFonts w:asciiTheme="minorHAnsi" w:eastAsiaTheme="minorHAnsi" w:hAnsiTheme="minorHAnsi" w:cstheme="minorHAnsi"/>
          <w:color w:val="000000"/>
          <w:lang w:val="en-GB" w:eastAsia="en-US"/>
        </w:rPr>
        <w:t xml:space="preserve">This task will involve pooling thoughts, taking advantage of the complementary profiles of the team members. </w:t>
      </w:r>
      <w:r w:rsidR="00B9799A" w:rsidRPr="00AE02C2">
        <w:rPr>
          <w:rFonts w:asciiTheme="minorHAnsi" w:eastAsiaTheme="minorHAnsi" w:hAnsiTheme="minorHAnsi" w:cstheme="minorHAnsi"/>
          <w:color w:val="000000"/>
          <w:lang w:val="en-GB" w:eastAsia="en-US"/>
        </w:rPr>
        <w:t xml:space="preserve">In this way, they will be helped by the participation of other researchers in a seminar specially organized </w:t>
      </w:r>
      <w:r w:rsidR="004F167F" w:rsidRPr="00AE02C2">
        <w:rPr>
          <w:rFonts w:asciiTheme="minorHAnsi" w:eastAsiaTheme="minorHAnsi" w:hAnsiTheme="minorHAnsi" w:cstheme="minorHAnsi"/>
          <w:color w:val="000000"/>
          <w:lang w:val="en-GB" w:eastAsia="en-US"/>
        </w:rPr>
        <w:t xml:space="preserve">during two of the four years of the project. </w:t>
      </w:r>
    </w:p>
    <w:p w14:paraId="1ED1D640" w14:textId="2868DDD7" w:rsidR="00544AD8" w:rsidRPr="00AE02C2" w:rsidRDefault="00E714C9" w:rsidP="00AE02C2">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AE02C2">
        <w:rPr>
          <w:rFonts w:asciiTheme="minorHAnsi" w:eastAsiaTheme="minorHAnsi" w:hAnsiTheme="minorHAnsi" w:cstheme="minorHAnsi"/>
          <w:b/>
          <w:bCs/>
          <w:color w:val="000000"/>
          <w:lang w:val="en-GB" w:eastAsia="en-US"/>
        </w:rPr>
        <w:lastRenderedPageBreak/>
        <w:t xml:space="preserve">Methods. </w:t>
      </w:r>
      <w:r w:rsidR="003E6599" w:rsidRPr="00AE02C2">
        <w:rPr>
          <w:rFonts w:asciiTheme="minorHAnsi" w:eastAsiaTheme="minorHAnsi" w:hAnsiTheme="minorHAnsi" w:cstheme="minorHAnsi"/>
          <w:color w:val="000000"/>
          <w:lang w:val="en-GB" w:eastAsia="en-US"/>
        </w:rPr>
        <w:t>The method will be based on regular working meetings</w:t>
      </w:r>
      <w:r w:rsidR="00063F07" w:rsidRPr="00AE02C2">
        <w:rPr>
          <w:rFonts w:asciiTheme="minorHAnsi" w:eastAsiaTheme="minorHAnsi" w:hAnsiTheme="minorHAnsi" w:cstheme="minorHAnsi"/>
          <w:color w:val="000000"/>
          <w:lang w:val="en-GB" w:eastAsia="en-US"/>
        </w:rPr>
        <w:t>, organised each month,</w:t>
      </w:r>
      <w:r w:rsidR="003E6599" w:rsidRPr="00AE02C2">
        <w:rPr>
          <w:rFonts w:asciiTheme="minorHAnsi" w:eastAsiaTheme="minorHAnsi" w:hAnsiTheme="minorHAnsi" w:cstheme="minorHAnsi"/>
          <w:color w:val="000000"/>
          <w:lang w:val="en-GB" w:eastAsia="en-US"/>
        </w:rPr>
        <w:t xml:space="preserve"> for the members of the team</w:t>
      </w:r>
      <w:r w:rsidR="00544AD8" w:rsidRPr="00AE02C2">
        <w:rPr>
          <w:rFonts w:asciiTheme="minorHAnsi" w:eastAsiaTheme="minorHAnsi" w:hAnsiTheme="minorHAnsi" w:cstheme="minorHAnsi"/>
          <w:color w:val="000000"/>
          <w:lang w:val="en-GB" w:eastAsia="en-US"/>
        </w:rPr>
        <w:t xml:space="preserve">. Each of these meetings will be an opportunity to comment the progress of the project, in the form of a report. </w:t>
      </w:r>
      <w:r w:rsidR="0015277D" w:rsidRPr="00AE02C2">
        <w:rPr>
          <w:rFonts w:asciiTheme="minorHAnsi" w:eastAsiaTheme="minorHAnsi" w:hAnsiTheme="minorHAnsi" w:cstheme="minorHAnsi"/>
          <w:color w:val="000000"/>
          <w:lang w:val="en-GB" w:eastAsia="en-US"/>
        </w:rPr>
        <w:t>As most of the team members work on a daily basis at IRAMAT's Ernest Babelon Centre in Orléans, exchanges will be facilitated, but the monthly meetings will aim to bring together all the members, including those attached to the laboratory's other sites. A number of these meetings will be held by a video-conferencing system, in order to reduce travelling time and funds requested.</w:t>
      </w:r>
    </w:p>
    <w:p w14:paraId="46602E2F" w14:textId="53985F49" w:rsidR="00E714C9" w:rsidRPr="00AE02C2" w:rsidRDefault="00544AD8" w:rsidP="00AE0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rPr>
          <w:rFonts w:asciiTheme="minorHAnsi" w:eastAsia="Times New Roman" w:hAnsiTheme="minorHAnsi" w:cstheme="minorHAnsi"/>
          <w:lang w:val="en-GB" w:eastAsia="fr-FR"/>
        </w:rPr>
      </w:pPr>
      <w:r w:rsidRPr="00AE02C2">
        <w:rPr>
          <w:rFonts w:asciiTheme="minorHAnsi" w:hAnsiTheme="minorHAnsi" w:cstheme="minorHAnsi"/>
          <w:iCs/>
          <w:lang w:val="en-GB"/>
        </w:rPr>
        <w:t xml:space="preserve">Above all, this task will be based on the organisation of a 12 sessions seminar during the second and third year of the project. </w:t>
      </w:r>
      <w:r w:rsidR="00D8136F" w:rsidRPr="00AE02C2">
        <w:rPr>
          <w:rFonts w:asciiTheme="minorHAnsi" w:hAnsiTheme="minorHAnsi" w:cstheme="minorHAnsi"/>
          <w:iCs/>
          <w:lang w:val="en-GB"/>
        </w:rPr>
        <w:t xml:space="preserve">Open to Master and doctoral students from the university of Orléans and the </w:t>
      </w:r>
      <w:r w:rsidR="00D8136F" w:rsidRPr="00AE02C2">
        <w:rPr>
          <w:rFonts w:asciiTheme="minorHAnsi" w:hAnsiTheme="minorHAnsi" w:cstheme="minorHAnsi"/>
          <w:i/>
          <w:lang w:val="en-GB"/>
        </w:rPr>
        <w:t>École Pratique des Hautes Etudes</w:t>
      </w:r>
      <w:r w:rsidR="00D8136F" w:rsidRPr="00AE02C2">
        <w:rPr>
          <w:rFonts w:asciiTheme="minorHAnsi" w:hAnsiTheme="minorHAnsi" w:cstheme="minorHAnsi"/>
          <w:iCs/>
          <w:lang w:val="en-GB"/>
        </w:rPr>
        <w:t xml:space="preserve"> (Paris, France), where </w:t>
      </w:r>
      <w:r w:rsidR="00E95B05" w:rsidRPr="00AE02C2">
        <w:rPr>
          <w:rFonts w:asciiTheme="minorHAnsi" w:hAnsiTheme="minorHAnsi" w:cstheme="minorHAnsi"/>
          <w:bCs/>
          <w:iCs/>
          <w:lang w:val="en-GB"/>
        </w:rPr>
        <w:t>several sessions will be</w:t>
      </w:r>
      <w:r w:rsidR="00D8136F" w:rsidRPr="00AE02C2">
        <w:rPr>
          <w:rFonts w:asciiTheme="minorHAnsi" w:hAnsiTheme="minorHAnsi" w:cstheme="minorHAnsi"/>
          <w:bCs/>
          <w:iCs/>
          <w:lang w:val="en-GB"/>
        </w:rPr>
        <w:t xml:space="preserve"> organi</w:t>
      </w:r>
      <w:r w:rsidR="0015277D" w:rsidRPr="00AE02C2">
        <w:rPr>
          <w:rFonts w:asciiTheme="minorHAnsi" w:hAnsiTheme="minorHAnsi" w:cstheme="minorHAnsi"/>
          <w:bCs/>
          <w:iCs/>
          <w:lang w:val="en-GB"/>
        </w:rPr>
        <w:t>s</w:t>
      </w:r>
      <w:r w:rsidR="00D8136F" w:rsidRPr="00AE02C2">
        <w:rPr>
          <w:rFonts w:asciiTheme="minorHAnsi" w:hAnsiTheme="minorHAnsi" w:cstheme="minorHAnsi"/>
          <w:bCs/>
          <w:iCs/>
          <w:lang w:val="en-GB"/>
        </w:rPr>
        <w:t xml:space="preserve">ed, the seminar will be devoted to the circulation of coins and metals in the medieval Mediterranean. </w:t>
      </w:r>
      <w:r w:rsidR="005B12FD" w:rsidRPr="00AE02C2">
        <w:rPr>
          <w:rFonts w:asciiTheme="minorHAnsi" w:eastAsia="Times New Roman" w:hAnsiTheme="minorHAnsi" w:cstheme="minorHAnsi"/>
          <w:lang w:val="en" w:eastAsia="fr-FR"/>
        </w:rPr>
        <w:t>It will be organi</w:t>
      </w:r>
      <w:r w:rsidR="0015277D" w:rsidRPr="00AE02C2">
        <w:rPr>
          <w:rFonts w:asciiTheme="minorHAnsi" w:eastAsia="Times New Roman" w:hAnsiTheme="minorHAnsi" w:cstheme="minorHAnsi"/>
          <w:lang w:val="en" w:eastAsia="fr-FR"/>
        </w:rPr>
        <w:t>s</w:t>
      </w:r>
      <w:r w:rsidR="005B12FD" w:rsidRPr="00AE02C2">
        <w:rPr>
          <w:rFonts w:asciiTheme="minorHAnsi" w:eastAsia="Times New Roman" w:hAnsiTheme="minorHAnsi" w:cstheme="minorHAnsi"/>
          <w:lang w:val="en" w:eastAsia="fr-FR"/>
        </w:rPr>
        <w:t>ed by Marc Bompaire and Sébastien Gasc and, thanks to the participation of guest researchers, will allow for initial comparisons and contextualization from the earliest stages of the project and before the holding of an international conference planned for the end of the program.</w:t>
      </w:r>
    </w:p>
    <w:p w14:paraId="72D8AB8B" w14:textId="1EEC9699" w:rsidR="00E714C9" w:rsidRPr="00AE02C2" w:rsidRDefault="00E714C9" w:rsidP="00AE02C2">
      <w:pPr>
        <w:pStyle w:val="HTMLPreformatted"/>
        <w:spacing w:line="276" w:lineRule="auto"/>
        <w:jc w:val="both"/>
        <w:rPr>
          <w:rFonts w:asciiTheme="minorHAnsi" w:hAnsiTheme="minorHAnsi" w:cstheme="minorHAnsi"/>
          <w:sz w:val="22"/>
          <w:szCs w:val="22"/>
          <w:lang w:val="en-GB"/>
        </w:rPr>
      </w:pPr>
      <w:r w:rsidRPr="00AE02C2">
        <w:rPr>
          <w:rFonts w:asciiTheme="minorHAnsi" w:eastAsiaTheme="minorHAnsi" w:hAnsiTheme="minorHAnsi" w:cstheme="minorHAnsi"/>
          <w:b/>
          <w:bCs/>
          <w:color w:val="000000"/>
          <w:sz w:val="22"/>
          <w:szCs w:val="22"/>
          <w:lang w:val="en-GB" w:eastAsia="en-US"/>
        </w:rPr>
        <w:t xml:space="preserve">Main participants. </w:t>
      </w:r>
      <w:r w:rsidR="00C9141F" w:rsidRPr="00AE02C2">
        <w:rPr>
          <w:rStyle w:val="y2iqfc"/>
          <w:rFonts w:asciiTheme="minorHAnsi" w:eastAsiaTheme="minorEastAsia" w:hAnsiTheme="minorHAnsi" w:cstheme="minorHAnsi"/>
          <w:sz w:val="22"/>
          <w:szCs w:val="22"/>
          <w:lang w:val="en"/>
        </w:rPr>
        <w:t>As this task is a collective effort, all team members will be invited to participate. The 12 seminar sessions will also allow for a broader discussion and the benefit of the insights of guest researchers.</w:t>
      </w:r>
    </w:p>
    <w:p w14:paraId="33EAC454" w14:textId="2EA4556F" w:rsidR="00E714C9" w:rsidRPr="00AE02C2" w:rsidRDefault="00E714C9" w:rsidP="00AE02C2">
      <w:pPr>
        <w:pStyle w:val="HTMLPreformatted"/>
        <w:spacing w:line="276" w:lineRule="auto"/>
        <w:jc w:val="both"/>
        <w:rPr>
          <w:rFonts w:asciiTheme="minorHAnsi" w:hAnsiTheme="minorHAnsi" w:cstheme="minorHAnsi"/>
          <w:sz w:val="22"/>
          <w:szCs w:val="22"/>
          <w:lang w:val="en-GB"/>
        </w:rPr>
      </w:pPr>
      <w:r w:rsidRPr="00AE02C2">
        <w:rPr>
          <w:rFonts w:asciiTheme="minorHAnsi" w:eastAsiaTheme="minorHAnsi" w:hAnsiTheme="minorHAnsi" w:cstheme="minorHAnsi"/>
          <w:b/>
          <w:bCs/>
          <w:color w:val="000000"/>
          <w:sz w:val="22"/>
          <w:szCs w:val="22"/>
          <w:lang w:val="en-GB" w:eastAsia="en-US"/>
        </w:rPr>
        <w:t>Deliverables</w:t>
      </w:r>
      <w:r w:rsidR="009E1D1D" w:rsidRPr="00AE02C2">
        <w:rPr>
          <w:rFonts w:asciiTheme="minorHAnsi" w:eastAsiaTheme="minorHAnsi" w:hAnsiTheme="minorHAnsi" w:cstheme="minorHAnsi"/>
          <w:b/>
          <w:bCs/>
          <w:color w:val="000000"/>
          <w:sz w:val="22"/>
          <w:szCs w:val="22"/>
          <w:lang w:val="en-GB" w:eastAsia="en-US"/>
        </w:rPr>
        <w:t xml:space="preserve"> of task 4</w:t>
      </w:r>
      <w:r w:rsidRPr="00AE02C2">
        <w:rPr>
          <w:rFonts w:asciiTheme="minorHAnsi" w:eastAsiaTheme="minorHAnsi" w:hAnsiTheme="minorHAnsi" w:cstheme="minorHAnsi"/>
          <w:b/>
          <w:bCs/>
          <w:color w:val="000000"/>
          <w:sz w:val="22"/>
          <w:szCs w:val="22"/>
          <w:lang w:val="en-GB" w:eastAsia="en-US"/>
        </w:rPr>
        <w:t xml:space="preserve">. </w:t>
      </w:r>
      <w:r w:rsidR="00C9141F" w:rsidRPr="00AE02C2">
        <w:rPr>
          <w:rStyle w:val="y2iqfc"/>
          <w:rFonts w:asciiTheme="minorHAnsi" w:eastAsiaTheme="minorEastAsia" w:hAnsiTheme="minorHAnsi" w:cstheme="minorHAnsi"/>
          <w:sz w:val="22"/>
          <w:szCs w:val="22"/>
          <w:lang w:val="en"/>
        </w:rPr>
        <w:t>The delivery of this task consists of holding seminar sessions (</w:t>
      </w:r>
      <w:r w:rsidR="00C9141F" w:rsidRPr="00AE02C2">
        <w:rPr>
          <w:rStyle w:val="y2iqfc"/>
          <w:rFonts w:asciiTheme="minorHAnsi" w:eastAsiaTheme="minorEastAsia" w:hAnsiTheme="minorHAnsi" w:cstheme="minorHAnsi"/>
          <w:b/>
          <w:bCs/>
          <w:sz w:val="22"/>
          <w:szCs w:val="22"/>
          <w:lang w:val="en"/>
        </w:rPr>
        <w:t>D5</w:t>
      </w:r>
      <w:r w:rsidR="00C9141F" w:rsidRPr="00AE02C2">
        <w:rPr>
          <w:rStyle w:val="y2iqfc"/>
          <w:rFonts w:asciiTheme="minorHAnsi" w:eastAsiaTheme="minorEastAsia" w:hAnsiTheme="minorHAnsi" w:cstheme="minorHAnsi"/>
          <w:sz w:val="22"/>
          <w:szCs w:val="22"/>
          <w:lang w:val="en"/>
        </w:rPr>
        <w:t>), organised at regular intervals, during the first semesters of years 2 and 3.</w:t>
      </w:r>
    </w:p>
    <w:p w14:paraId="77FAA987" w14:textId="77777777" w:rsidR="00B9799A" w:rsidRDefault="009E1D1D" w:rsidP="00AE02C2">
      <w:pPr>
        <w:autoSpaceDE w:val="0"/>
        <w:autoSpaceDN w:val="0"/>
        <w:adjustRightInd w:val="0"/>
        <w:spacing w:line="276" w:lineRule="auto"/>
        <w:rPr>
          <w:rFonts w:ascii="Calibri" w:eastAsiaTheme="minorHAnsi" w:hAnsi="Calibri" w:cs="Calibri"/>
          <w:color w:val="000000"/>
          <w:lang w:val="en-GB" w:eastAsia="en-US"/>
        </w:rPr>
      </w:pPr>
      <w:r w:rsidRPr="00AE02C2">
        <w:rPr>
          <w:rFonts w:asciiTheme="minorHAnsi" w:eastAsiaTheme="minorHAnsi" w:hAnsiTheme="minorHAnsi" w:cstheme="minorHAnsi"/>
          <w:b/>
          <w:bCs/>
          <w:color w:val="000000"/>
          <w:lang w:val="en-GB" w:eastAsia="en-US"/>
        </w:rPr>
        <w:t>Risk management of task 4.</w:t>
      </w:r>
      <w:r w:rsidRPr="00AE02C2">
        <w:rPr>
          <w:rFonts w:asciiTheme="minorHAnsi" w:eastAsiaTheme="minorHAnsi" w:hAnsiTheme="minorHAnsi" w:cstheme="minorHAnsi"/>
          <w:color w:val="000000"/>
          <w:lang w:val="en-GB" w:eastAsia="en-US"/>
        </w:rPr>
        <w:t xml:space="preserve"> </w:t>
      </w:r>
      <w:r w:rsidR="00B9799A" w:rsidRPr="00AE02C2">
        <w:rPr>
          <w:rFonts w:asciiTheme="minorHAnsi" w:eastAsiaTheme="minorHAnsi" w:hAnsiTheme="minorHAnsi" w:cstheme="minorHAnsi"/>
          <w:color w:val="000000"/>
          <w:lang w:val="en-GB" w:eastAsia="en-US"/>
        </w:rPr>
        <w:t>The complementary scientific profiles of the team members guarantee limited risk for this task. The expected collaboration with various researchers, particularly archaeologists specialising in North African regions, should not represent a high risk.</w:t>
      </w:r>
      <w:r w:rsidR="00B9799A" w:rsidRPr="00B9799A">
        <w:rPr>
          <w:rFonts w:ascii="Calibri" w:eastAsiaTheme="minorHAnsi" w:hAnsi="Calibri" w:cs="Calibri"/>
          <w:color w:val="000000"/>
          <w:lang w:val="en-GB" w:eastAsia="en-US"/>
        </w:rPr>
        <w:t xml:space="preserve"> </w:t>
      </w:r>
    </w:p>
    <w:p w14:paraId="2DA7A6C2" w14:textId="0D96C5FF" w:rsidR="00E714C9" w:rsidRPr="009E1D1D" w:rsidRDefault="00E714C9" w:rsidP="00C9141F">
      <w:pPr>
        <w:autoSpaceDE w:val="0"/>
        <w:autoSpaceDN w:val="0"/>
        <w:adjustRightInd w:val="0"/>
        <w:spacing w:after="0" w:line="240" w:lineRule="auto"/>
        <w:rPr>
          <w:rFonts w:asciiTheme="minorHAnsi" w:hAnsiTheme="minorHAnsi" w:cstheme="minorHAnsi"/>
          <w:iCs/>
          <w:color w:val="2E74B5" w:themeColor="accent1" w:themeShade="BF"/>
          <w:lang w:val="en-GB"/>
        </w:rPr>
      </w:pPr>
      <w:r w:rsidRPr="009E1D1D">
        <w:rPr>
          <w:rFonts w:asciiTheme="minorHAnsi" w:eastAsiaTheme="minorHAnsi" w:hAnsiTheme="minorHAnsi" w:cstheme="minorHAnsi"/>
          <w:color w:val="2E74B5" w:themeColor="accent1" w:themeShade="BF"/>
          <w:lang w:val="en-GB" w:eastAsia="en-US"/>
        </w:rPr>
        <w:t xml:space="preserve">TASK 5- </w:t>
      </w:r>
      <w:r w:rsidR="00D46FC2" w:rsidRPr="000C3D0E">
        <w:rPr>
          <w:rFonts w:asciiTheme="minorHAnsi" w:hAnsiTheme="minorHAnsi" w:cstheme="minorHAnsi"/>
          <w:iCs/>
          <w:color w:val="2E74B5" w:themeColor="accent1" w:themeShade="BF"/>
          <w:lang w:val="en-GB"/>
        </w:rPr>
        <w:t>Integration</w:t>
      </w:r>
      <w:r w:rsidR="0022740C" w:rsidRPr="009E1D1D">
        <w:rPr>
          <w:rFonts w:asciiTheme="minorHAnsi" w:hAnsiTheme="minorHAnsi" w:cstheme="minorHAnsi"/>
          <w:iCs/>
          <w:color w:val="2E74B5" w:themeColor="accent1" w:themeShade="BF"/>
          <w:lang w:val="en-GB"/>
        </w:rPr>
        <w:t xml:space="preserve">, reporting and dissemination </w:t>
      </w:r>
    </w:p>
    <w:p w14:paraId="346848F4" w14:textId="0F738F6E" w:rsidR="00036814" w:rsidRPr="002A1979" w:rsidRDefault="00036814" w:rsidP="009E1D1D">
      <w:pPr>
        <w:autoSpaceDE w:val="0"/>
        <w:autoSpaceDN w:val="0"/>
        <w:adjustRightInd w:val="0"/>
        <w:spacing w:before="0" w:after="0" w:line="240" w:lineRule="auto"/>
        <w:rPr>
          <w:rFonts w:asciiTheme="minorHAnsi" w:hAnsiTheme="minorHAnsi" w:cstheme="minorHAnsi"/>
          <w:i/>
          <w:color w:val="2E74B5" w:themeColor="accent1" w:themeShade="BF"/>
          <w:lang w:val="en-GB"/>
        </w:rPr>
      </w:pPr>
      <w:r w:rsidRPr="002A1979">
        <w:rPr>
          <w:rFonts w:asciiTheme="minorHAnsi" w:hAnsiTheme="minorHAnsi" w:cstheme="minorHAnsi"/>
          <w:iCs/>
          <w:color w:val="2E74B5" w:themeColor="accent1" w:themeShade="BF"/>
          <w:lang w:val="en-GB"/>
        </w:rPr>
        <w:t>Coord. Sébastien Gasc</w:t>
      </w:r>
    </w:p>
    <w:p w14:paraId="127DD224" w14:textId="3484D371" w:rsidR="000823C6" w:rsidRDefault="000823C6" w:rsidP="00AE02C2">
      <w:pPr>
        <w:autoSpaceDE w:val="0"/>
        <w:autoSpaceDN w:val="0"/>
        <w:adjustRightInd w:val="0"/>
        <w:spacing w:before="0" w:after="0" w:line="276" w:lineRule="auto"/>
        <w:rPr>
          <w:rFonts w:ascii="Calibri" w:hAnsi="Calibri"/>
          <w:bCs/>
          <w:iCs/>
          <w:lang w:val="en-GB"/>
        </w:rPr>
      </w:pPr>
      <w:r w:rsidRPr="0033575F">
        <w:rPr>
          <w:rFonts w:ascii="Calibri" w:hAnsi="Calibri"/>
          <w:bCs/>
          <w:iCs/>
          <w:lang w:val="en-GB"/>
        </w:rPr>
        <w:t xml:space="preserve">The final </w:t>
      </w:r>
      <w:r>
        <w:rPr>
          <w:rFonts w:ascii="Calibri" w:hAnsi="Calibri"/>
          <w:bCs/>
          <w:iCs/>
          <w:lang w:val="en-GB"/>
        </w:rPr>
        <w:t>step</w:t>
      </w:r>
      <w:r w:rsidRPr="0033575F">
        <w:rPr>
          <w:rFonts w:ascii="Calibri" w:hAnsi="Calibri"/>
          <w:bCs/>
          <w:iCs/>
          <w:lang w:val="en-GB"/>
        </w:rPr>
        <w:t xml:space="preserve"> of the project will be the </w:t>
      </w:r>
      <w:r w:rsidR="00E625C8">
        <w:rPr>
          <w:rFonts w:ascii="Calibri" w:hAnsi="Calibri"/>
          <w:bCs/>
          <w:iCs/>
          <w:lang w:val="en-GB"/>
        </w:rPr>
        <w:t>integration</w:t>
      </w:r>
      <w:r w:rsidRPr="0033575F">
        <w:rPr>
          <w:rFonts w:ascii="Calibri" w:hAnsi="Calibri"/>
          <w:bCs/>
          <w:iCs/>
          <w:lang w:val="en-GB"/>
        </w:rPr>
        <w:t xml:space="preserve"> of the results obtained on the different data corpora, </w:t>
      </w:r>
      <w:r w:rsidR="00E625C8">
        <w:rPr>
          <w:rFonts w:ascii="Calibri" w:hAnsi="Calibri"/>
          <w:bCs/>
          <w:iCs/>
          <w:lang w:val="en-GB"/>
        </w:rPr>
        <w:t xml:space="preserve">and their contextualisation against the historical background of the period. </w:t>
      </w:r>
      <w:r w:rsidRPr="0033575F">
        <w:rPr>
          <w:rFonts w:ascii="Calibri" w:hAnsi="Calibri"/>
          <w:bCs/>
          <w:iCs/>
          <w:lang w:val="en-GB"/>
        </w:rPr>
        <w:t xml:space="preserve">with the aim of a cross-interpretation aimed at proposing a re-reading of the role of precious metals in the movement of people and goods around the Sahara, in the </w:t>
      </w:r>
      <w:r w:rsidRPr="005F03CD">
        <w:rPr>
          <w:rFonts w:ascii="Calibri" w:hAnsi="Calibri"/>
          <w:bCs/>
          <w:i/>
          <w:lang w:val="en-GB"/>
        </w:rPr>
        <w:t>Maġrib al-Aqsā</w:t>
      </w:r>
      <w:r w:rsidRPr="0033575F">
        <w:rPr>
          <w:rFonts w:ascii="Calibri" w:hAnsi="Calibri"/>
          <w:bCs/>
          <w:iCs/>
          <w:lang w:val="en-GB"/>
        </w:rPr>
        <w:t xml:space="preserve"> and in Mediterranean Europ</w:t>
      </w:r>
      <w:r>
        <w:rPr>
          <w:rFonts w:ascii="Calibri" w:hAnsi="Calibri"/>
          <w:bCs/>
          <w:iCs/>
          <w:lang w:val="en-GB"/>
        </w:rPr>
        <w:t>e.</w:t>
      </w:r>
      <w:r w:rsidR="00D46FC2">
        <w:rPr>
          <w:rFonts w:ascii="Calibri" w:hAnsi="Calibri"/>
          <w:bCs/>
          <w:iCs/>
          <w:lang w:val="en-GB"/>
        </w:rPr>
        <w:t xml:space="preserve"> </w:t>
      </w:r>
    </w:p>
    <w:p w14:paraId="05492B9E" w14:textId="7872D5E8" w:rsidR="00E714C9" w:rsidRPr="00F230FB" w:rsidRDefault="00E714C9" w:rsidP="00C9141F">
      <w:pPr>
        <w:autoSpaceDE w:val="0"/>
        <w:autoSpaceDN w:val="0"/>
        <w:adjustRightInd w:val="0"/>
        <w:spacing w:after="0" w:line="240" w:lineRule="auto"/>
        <w:rPr>
          <w:rFonts w:ascii="Calibri-BoldItalic" w:eastAsiaTheme="minorHAnsi" w:hAnsi="Calibri-BoldItalic" w:cs="Calibri-BoldItalic"/>
          <w:i/>
          <w:iCs/>
          <w:color w:val="2E74B5" w:themeColor="accent1" w:themeShade="BF"/>
          <w:lang w:val="en-GB" w:eastAsia="en-US"/>
        </w:rPr>
      </w:pPr>
      <w:r w:rsidRPr="00F230FB">
        <w:rPr>
          <w:rFonts w:ascii="Calibri-BoldItalic" w:eastAsiaTheme="minorHAnsi" w:hAnsi="Calibri-BoldItalic" w:cs="Calibri-BoldItalic"/>
          <w:i/>
          <w:iCs/>
          <w:color w:val="2E74B5" w:themeColor="accent1" w:themeShade="BF"/>
          <w:lang w:val="en-GB" w:eastAsia="en-US"/>
        </w:rPr>
        <w:t xml:space="preserve">Task </w:t>
      </w:r>
      <w:r w:rsidR="00EC78E2" w:rsidRPr="00F230FB">
        <w:rPr>
          <w:rFonts w:ascii="Calibri-BoldItalic" w:eastAsiaTheme="minorHAnsi" w:hAnsi="Calibri-BoldItalic" w:cs="Calibri-BoldItalic"/>
          <w:i/>
          <w:iCs/>
          <w:color w:val="2E74B5" w:themeColor="accent1" w:themeShade="BF"/>
          <w:lang w:val="en-GB" w:eastAsia="en-US"/>
        </w:rPr>
        <w:t>5</w:t>
      </w:r>
      <w:r w:rsidRPr="00F230FB">
        <w:rPr>
          <w:rFonts w:ascii="Calibri-BoldItalic" w:eastAsiaTheme="minorHAnsi" w:hAnsi="Calibri-BoldItalic" w:cs="Calibri-BoldItalic"/>
          <w:i/>
          <w:iCs/>
          <w:color w:val="2E74B5" w:themeColor="accent1" w:themeShade="BF"/>
          <w:lang w:val="en-GB" w:eastAsia="en-US"/>
        </w:rPr>
        <w:t xml:space="preserve">.1. </w:t>
      </w:r>
      <w:r w:rsidR="003E3125">
        <w:rPr>
          <w:rFonts w:ascii="Calibri-BoldItalic" w:eastAsiaTheme="minorHAnsi" w:hAnsi="Calibri-BoldItalic" w:cs="Calibri-BoldItalic"/>
          <w:i/>
          <w:iCs/>
          <w:color w:val="2E74B5" w:themeColor="accent1" w:themeShade="BF"/>
          <w:lang w:val="en-GB" w:eastAsia="en-US"/>
        </w:rPr>
        <w:t>Results sharing</w:t>
      </w:r>
    </w:p>
    <w:p w14:paraId="1AACD98D" w14:textId="69F7F8B2" w:rsidR="005277E0" w:rsidRDefault="00E714C9" w:rsidP="00AE02C2">
      <w:pPr>
        <w:pStyle w:val="HTMLPreformatted"/>
        <w:spacing w:line="276" w:lineRule="auto"/>
        <w:jc w:val="both"/>
        <w:rPr>
          <w:rStyle w:val="y2iqfc"/>
          <w:rFonts w:asciiTheme="minorHAnsi" w:eastAsiaTheme="minorEastAsia" w:hAnsiTheme="minorHAnsi" w:cstheme="minorHAnsi"/>
          <w:sz w:val="22"/>
          <w:szCs w:val="22"/>
          <w:lang w:val="en"/>
        </w:rPr>
      </w:pPr>
      <w:r w:rsidRPr="00B66923">
        <w:rPr>
          <w:rFonts w:ascii="Calibri-Bold" w:eastAsiaTheme="minorHAnsi" w:hAnsi="Calibri-Bold" w:cs="Calibri-Bold"/>
          <w:b/>
          <w:bCs/>
          <w:color w:val="000000"/>
          <w:lang w:val="en-GB" w:eastAsia="en-US"/>
        </w:rPr>
        <w:t xml:space="preserve">Objectives. </w:t>
      </w:r>
      <w:r w:rsidR="007F7FBF" w:rsidRPr="0020764D">
        <w:rPr>
          <w:rStyle w:val="y2iqfc"/>
          <w:rFonts w:asciiTheme="minorHAnsi" w:eastAsiaTheme="minorEastAsia" w:hAnsiTheme="minorHAnsi" w:cstheme="minorHAnsi"/>
          <w:sz w:val="22"/>
          <w:szCs w:val="22"/>
          <w:lang w:val="en"/>
        </w:rPr>
        <w:t>Among the final tasks of the project, naturally include the pooling of the results of each of the team members.</w:t>
      </w:r>
      <w:r w:rsidR="007F7FBF">
        <w:rPr>
          <w:rStyle w:val="y2iqfc"/>
          <w:rFonts w:asciiTheme="minorHAnsi" w:eastAsiaTheme="minorEastAsia" w:hAnsiTheme="minorHAnsi" w:cstheme="minorHAnsi"/>
          <w:sz w:val="22"/>
          <w:szCs w:val="22"/>
          <w:lang w:val="en"/>
        </w:rPr>
        <w:t xml:space="preserve"> </w:t>
      </w:r>
      <w:r w:rsidR="005277E0" w:rsidRPr="005277E0">
        <w:rPr>
          <w:rStyle w:val="y2iqfc"/>
          <w:rFonts w:asciiTheme="minorHAnsi" w:eastAsiaTheme="minorEastAsia" w:hAnsiTheme="minorHAnsi" w:cstheme="minorHAnsi"/>
          <w:sz w:val="22"/>
          <w:szCs w:val="22"/>
          <w:lang w:val="en"/>
        </w:rPr>
        <w:t xml:space="preserve">While the regular working meetings of the team members (task 4) will already have developed close collaboration under the supervision of the coordinator throughout the project, the final months of the schedule will provide an opportunity to </w:t>
      </w:r>
      <w:r w:rsidR="003E3125" w:rsidRPr="003E3125">
        <w:rPr>
          <w:rStyle w:val="y2iqfc"/>
          <w:rFonts w:asciiTheme="minorHAnsi" w:eastAsiaTheme="minorEastAsia" w:hAnsiTheme="minorHAnsi" w:cstheme="minorHAnsi"/>
          <w:sz w:val="22"/>
          <w:szCs w:val="22"/>
          <w:lang w:val="en"/>
        </w:rPr>
        <w:t>an opportunity to open up the debate in the light of the majority of the expected results.</w:t>
      </w:r>
    </w:p>
    <w:p w14:paraId="3A94ECC8" w14:textId="5030CC14" w:rsidR="003E3125" w:rsidRPr="003E3125" w:rsidRDefault="00E714C9" w:rsidP="00AE02C2">
      <w:pPr>
        <w:autoSpaceDE w:val="0"/>
        <w:autoSpaceDN w:val="0"/>
        <w:adjustRightInd w:val="0"/>
        <w:spacing w:before="0" w:after="0" w:line="276" w:lineRule="auto"/>
        <w:rPr>
          <w:rFonts w:ascii="Calibri" w:eastAsiaTheme="minorHAnsi" w:hAnsi="Calibri" w:cs="Calibri"/>
          <w:color w:val="000000"/>
          <w:lang w:val="en-GB" w:eastAsia="en-US"/>
        </w:rPr>
      </w:pPr>
      <w:r w:rsidRPr="00780F45">
        <w:rPr>
          <w:rFonts w:ascii="Calibri-Bold" w:eastAsiaTheme="minorHAnsi" w:hAnsi="Calibri-Bold" w:cs="Calibri-Bold"/>
          <w:b/>
          <w:bCs/>
          <w:color w:val="000000"/>
          <w:lang w:val="en-GB" w:eastAsia="en-US"/>
        </w:rPr>
        <w:t xml:space="preserve">Methods. </w:t>
      </w:r>
      <w:r w:rsidR="00373D3A" w:rsidRPr="00373D3A">
        <w:rPr>
          <w:rFonts w:ascii="Calibri" w:eastAsiaTheme="minorHAnsi" w:hAnsi="Calibri" w:cs="Calibri"/>
          <w:color w:val="000000"/>
          <w:lang w:val="en-GB" w:eastAsia="en-US"/>
        </w:rPr>
        <w:t xml:space="preserve">The method will build on the achievements of the previous tasks, in particular the regular updating of the database (task 2), the contents of which will facilitate the pooling of results. </w:t>
      </w:r>
      <w:r w:rsidR="003E3125">
        <w:rPr>
          <w:rFonts w:ascii="Calibri" w:eastAsiaTheme="minorHAnsi" w:hAnsi="Calibri" w:cs="Calibri"/>
          <w:color w:val="000000"/>
          <w:lang w:val="en-GB" w:eastAsia="en-US"/>
        </w:rPr>
        <w:t>These</w:t>
      </w:r>
      <w:r w:rsidR="00373D3A" w:rsidRPr="00373D3A">
        <w:rPr>
          <w:rFonts w:ascii="Calibri" w:eastAsiaTheme="minorHAnsi" w:hAnsi="Calibri" w:cs="Calibri"/>
          <w:color w:val="000000"/>
          <w:lang w:val="en-GB" w:eastAsia="en-US"/>
        </w:rPr>
        <w:t xml:space="preserve"> will be discussed by the members of the team and will provide an opportunity to assess the method used, </w:t>
      </w:r>
      <w:r w:rsidR="003E3125">
        <w:rPr>
          <w:rFonts w:ascii="Calibri" w:eastAsiaTheme="minorHAnsi" w:hAnsi="Calibri" w:cs="Calibri"/>
          <w:color w:val="000000"/>
          <w:lang w:val="en-GB" w:eastAsia="en-US"/>
        </w:rPr>
        <w:t xml:space="preserve">and to </w:t>
      </w:r>
      <w:r w:rsidR="003E3125" w:rsidRPr="003E3125">
        <w:rPr>
          <w:rFonts w:ascii="Calibri" w:eastAsiaTheme="minorHAnsi" w:hAnsi="Calibri" w:cs="Calibri"/>
          <w:color w:val="000000"/>
          <w:lang w:val="en-GB" w:eastAsia="en-US"/>
        </w:rPr>
        <w:t>ensure the relevance of the results obtained and their contribution to the various disciplines in which the team members specialise. These meetings, at which results are pooled, could also be opened up to guest researchers, using video-conferencing software, so as to benefit from the expertise of as many people as possible.</w:t>
      </w:r>
    </w:p>
    <w:p w14:paraId="567A7DB0" w14:textId="77777777" w:rsidR="003E3125" w:rsidRDefault="003E3125" w:rsidP="00AE02C2">
      <w:pPr>
        <w:autoSpaceDE w:val="0"/>
        <w:autoSpaceDN w:val="0"/>
        <w:adjustRightInd w:val="0"/>
        <w:spacing w:before="0" w:after="0" w:line="276" w:lineRule="auto"/>
        <w:rPr>
          <w:rFonts w:ascii="Calibri" w:eastAsiaTheme="minorHAnsi" w:hAnsi="Calibri" w:cs="Calibri"/>
          <w:b/>
          <w:bCs/>
          <w:color w:val="000000"/>
          <w:lang w:val="en-GB" w:eastAsia="en-US"/>
        </w:rPr>
      </w:pPr>
      <w:r w:rsidRPr="003E3125">
        <w:rPr>
          <w:rFonts w:ascii="Calibri" w:eastAsiaTheme="minorHAnsi" w:hAnsi="Calibri" w:cs="Calibri"/>
          <w:color w:val="000000"/>
          <w:lang w:val="en-GB" w:eastAsia="en-US"/>
        </w:rPr>
        <w:t>Lastly, they will be an opportunity to select the profiles for the end-of-project symposium.</w:t>
      </w:r>
      <w:r w:rsidRPr="003E3125">
        <w:rPr>
          <w:rFonts w:ascii="Calibri" w:eastAsiaTheme="minorHAnsi" w:hAnsi="Calibri" w:cs="Calibri"/>
          <w:b/>
          <w:bCs/>
          <w:color w:val="000000"/>
          <w:lang w:val="en-GB" w:eastAsia="en-US"/>
        </w:rPr>
        <w:t xml:space="preserve"> </w:t>
      </w:r>
    </w:p>
    <w:p w14:paraId="6A2D787A" w14:textId="2C8ABAF3" w:rsidR="008D1461" w:rsidRDefault="00E714C9" w:rsidP="00AE02C2">
      <w:pPr>
        <w:autoSpaceDE w:val="0"/>
        <w:autoSpaceDN w:val="0"/>
        <w:adjustRightInd w:val="0"/>
        <w:spacing w:before="0" w:line="276" w:lineRule="auto"/>
        <w:rPr>
          <w:rFonts w:ascii="Calibri" w:eastAsiaTheme="minorHAnsi" w:hAnsi="Calibri" w:cs="Calibri"/>
          <w:color w:val="000000"/>
          <w:lang w:val="en-GB" w:eastAsia="en-US"/>
        </w:rPr>
      </w:pPr>
      <w:r w:rsidRPr="00DE7296">
        <w:rPr>
          <w:rFonts w:ascii="Calibri-Bold" w:eastAsiaTheme="minorHAnsi" w:hAnsi="Calibri-Bold" w:cs="Calibri-Bold"/>
          <w:b/>
          <w:bCs/>
          <w:color w:val="000000"/>
          <w:lang w:val="en-GB" w:eastAsia="en-US"/>
          <w:rPrChange w:id="77" w:author="HUET Thomas" w:date="2025-03-27T11:28:00Z">
            <w:rPr>
              <w:rFonts w:ascii="Calibri-Bold" w:eastAsiaTheme="minorHAnsi" w:hAnsi="Calibri-Bold" w:cs="Calibri-Bold"/>
              <w:b/>
              <w:bCs/>
              <w:color w:val="000000"/>
              <w:lang w:val="fr-FR" w:eastAsia="en-US"/>
            </w:rPr>
          </w:rPrChange>
        </w:rPr>
        <w:lastRenderedPageBreak/>
        <w:t xml:space="preserve">Main participants. </w:t>
      </w:r>
      <w:r w:rsidR="008D1461" w:rsidRPr="008D1461">
        <w:rPr>
          <w:rFonts w:ascii="Calibri" w:eastAsiaTheme="minorHAnsi" w:hAnsi="Calibri" w:cs="Calibri"/>
          <w:color w:val="000000"/>
          <w:lang w:val="en-GB" w:eastAsia="en-US"/>
        </w:rPr>
        <w:t>All team members will take part in this collective reflection phase. Each member will be expected to contribute according to his or her area of expertise</w:t>
      </w:r>
      <w:r w:rsidR="00AE02C2">
        <w:rPr>
          <w:rFonts w:ascii="Calibri" w:eastAsiaTheme="minorHAnsi" w:hAnsi="Calibri" w:cs="Calibri"/>
          <w:color w:val="000000"/>
          <w:lang w:val="en-GB" w:eastAsia="en-US"/>
        </w:rPr>
        <w:t>.</w:t>
      </w:r>
      <w:r w:rsidR="008D1461" w:rsidRPr="008D1461">
        <w:rPr>
          <w:rFonts w:ascii="Calibri" w:eastAsiaTheme="minorHAnsi" w:hAnsi="Calibri" w:cs="Calibri"/>
          <w:color w:val="000000"/>
          <w:lang w:val="en-GB" w:eastAsia="en-US"/>
        </w:rPr>
        <w:t xml:space="preserve">  </w:t>
      </w:r>
    </w:p>
    <w:p w14:paraId="19D4192B" w14:textId="5A257605" w:rsidR="00E714C9" w:rsidRPr="00F230FB" w:rsidRDefault="00E714C9" w:rsidP="008D1461">
      <w:pPr>
        <w:autoSpaceDE w:val="0"/>
        <w:autoSpaceDN w:val="0"/>
        <w:adjustRightInd w:val="0"/>
        <w:spacing w:before="0" w:after="0" w:line="240" w:lineRule="auto"/>
        <w:rPr>
          <w:rFonts w:ascii="Calibri-BoldItalic" w:eastAsiaTheme="minorHAnsi" w:hAnsi="Calibri-BoldItalic" w:cs="Calibri-BoldItalic"/>
          <w:i/>
          <w:iCs/>
          <w:color w:val="2E74B6"/>
          <w:lang w:val="en-GB" w:eastAsia="en-US"/>
        </w:rPr>
      </w:pPr>
      <w:r w:rsidRPr="005277E0">
        <w:rPr>
          <w:rFonts w:ascii="Calibri-BoldItalic" w:eastAsiaTheme="minorHAnsi" w:hAnsi="Calibri-BoldItalic" w:cs="Calibri-BoldItalic"/>
          <w:i/>
          <w:iCs/>
          <w:color w:val="2E74B6"/>
          <w:lang w:val="en-GB" w:eastAsia="en-US"/>
        </w:rPr>
        <w:t xml:space="preserve">Task </w:t>
      </w:r>
      <w:r w:rsidR="00EC78E2" w:rsidRPr="005277E0">
        <w:rPr>
          <w:rFonts w:ascii="Calibri-BoldItalic" w:eastAsiaTheme="minorHAnsi" w:hAnsi="Calibri-BoldItalic" w:cs="Calibri-BoldItalic"/>
          <w:i/>
          <w:iCs/>
          <w:color w:val="2E74B6"/>
          <w:lang w:val="en-GB" w:eastAsia="en-US"/>
        </w:rPr>
        <w:t>5</w:t>
      </w:r>
      <w:r w:rsidRPr="005277E0">
        <w:rPr>
          <w:rFonts w:ascii="Calibri-BoldItalic" w:eastAsiaTheme="minorHAnsi" w:hAnsi="Calibri-BoldItalic" w:cs="Calibri-BoldItalic"/>
          <w:i/>
          <w:iCs/>
          <w:color w:val="2E74B6"/>
          <w:lang w:val="en-GB" w:eastAsia="en-US"/>
        </w:rPr>
        <w:t xml:space="preserve">.2. </w:t>
      </w:r>
      <w:r w:rsidR="00F230FB" w:rsidRPr="00F230FB">
        <w:rPr>
          <w:rFonts w:ascii="Calibri-BoldItalic" w:eastAsiaTheme="minorHAnsi" w:hAnsi="Calibri-BoldItalic" w:cs="Calibri-BoldItalic"/>
          <w:i/>
          <w:iCs/>
          <w:color w:val="2E74B6"/>
          <w:lang w:val="en-GB" w:eastAsia="en-US"/>
        </w:rPr>
        <w:t>International colloquium and publication</w:t>
      </w:r>
    </w:p>
    <w:p w14:paraId="33A2F7EE" w14:textId="217C66B7" w:rsidR="00373D3A" w:rsidRPr="00AE02C2" w:rsidRDefault="00E714C9" w:rsidP="00AE02C2">
      <w:pPr>
        <w:autoSpaceDE w:val="0"/>
        <w:autoSpaceDN w:val="0"/>
        <w:adjustRightInd w:val="0"/>
        <w:spacing w:after="0" w:line="276" w:lineRule="auto"/>
        <w:rPr>
          <w:rFonts w:asciiTheme="minorHAnsi" w:eastAsiaTheme="minorHAnsi" w:hAnsiTheme="minorHAnsi" w:cstheme="minorHAnsi"/>
          <w:color w:val="000000"/>
          <w:lang w:val="en-GB" w:eastAsia="en-US"/>
        </w:rPr>
      </w:pPr>
      <w:r w:rsidRPr="00AE02C2">
        <w:rPr>
          <w:rFonts w:asciiTheme="minorHAnsi" w:eastAsiaTheme="minorHAnsi" w:hAnsiTheme="minorHAnsi" w:cstheme="minorHAnsi"/>
          <w:b/>
          <w:bCs/>
          <w:color w:val="000000"/>
          <w:lang w:val="en-GB" w:eastAsia="en-US"/>
        </w:rPr>
        <w:t xml:space="preserve">Objectives. </w:t>
      </w:r>
      <w:r w:rsidR="00373D3A" w:rsidRPr="00AE02C2">
        <w:rPr>
          <w:rFonts w:asciiTheme="minorHAnsi" w:eastAsiaTheme="minorHAnsi" w:hAnsiTheme="minorHAnsi" w:cstheme="minorHAnsi"/>
          <w:color w:val="000000"/>
          <w:lang w:val="en-GB" w:eastAsia="en-US"/>
        </w:rPr>
        <w:t xml:space="preserve">The aim will be to consolidate the programme's advances, share them with the scientific community and raise the project's profile through a conference devoted to the circulation of metals in the medieval Islamic West. </w:t>
      </w:r>
    </w:p>
    <w:p w14:paraId="51315834" w14:textId="16A387FE" w:rsidR="00E714C9" w:rsidRPr="00AE02C2" w:rsidRDefault="00E714C9" w:rsidP="00AE02C2">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AE02C2">
        <w:rPr>
          <w:rFonts w:asciiTheme="minorHAnsi" w:eastAsiaTheme="minorHAnsi" w:hAnsiTheme="minorHAnsi" w:cstheme="minorHAnsi"/>
          <w:b/>
          <w:bCs/>
          <w:color w:val="000000"/>
          <w:lang w:val="en-GB" w:eastAsia="en-US"/>
        </w:rPr>
        <w:t xml:space="preserve">Methods. </w:t>
      </w:r>
      <w:r w:rsidR="00E83B5D" w:rsidRPr="00AE02C2">
        <w:rPr>
          <w:rFonts w:asciiTheme="minorHAnsi" w:eastAsiaTheme="minorHAnsi" w:hAnsiTheme="minorHAnsi" w:cstheme="minorHAnsi"/>
          <w:color w:val="000000"/>
          <w:lang w:val="en-GB" w:eastAsia="en-US"/>
        </w:rPr>
        <w:t>The conference will be international and interdisciplinary in scope, in order to contextualise the results of the ALMACIR project with data from written sources, archaeology and other archaeometry studies. A call for papers will therefore be widely distributed, in particular to institutions in the countries in the study area, on the Iberian Peninsula and in the Maghreb. The conference will also feature guest researchers. The project coordinator's contacts will enable a list of participants to be drawn up, which will be completed with the selection of proposals made following the call for papers.</w:t>
      </w:r>
    </w:p>
    <w:p w14:paraId="3217A19C" w14:textId="7F22D825" w:rsidR="00583AED" w:rsidRPr="00AE02C2" w:rsidRDefault="00583AED" w:rsidP="00AE02C2">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AE02C2">
        <w:rPr>
          <w:rFonts w:asciiTheme="minorHAnsi" w:eastAsiaTheme="minorHAnsi" w:hAnsiTheme="minorHAnsi" w:cstheme="minorHAnsi"/>
          <w:color w:val="000000"/>
          <w:lang w:val="en-GB" w:eastAsia="en-US"/>
        </w:rPr>
        <w:t xml:space="preserve">By shedding light on the circulation of precious metals in North Africa and from sub-Saharan Africa, the project will make a wider contribution to the debate on the African </w:t>
      </w:r>
      <w:r w:rsidR="00CE15FD" w:rsidRPr="00AE02C2">
        <w:rPr>
          <w:rFonts w:asciiTheme="minorHAnsi" w:eastAsiaTheme="minorHAnsi" w:hAnsiTheme="minorHAnsi" w:cstheme="minorHAnsi"/>
          <w:color w:val="000000"/>
          <w:lang w:val="en-GB" w:eastAsia="en-US"/>
        </w:rPr>
        <w:t>“</w:t>
      </w:r>
      <w:r w:rsidRPr="00AE02C2">
        <w:rPr>
          <w:rFonts w:asciiTheme="minorHAnsi" w:eastAsiaTheme="minorHAnsi" w:hAnsiTheme="minorHAnsi" w:cstheme="minorHAnsi"/>
          <w:color w:val="000000"/>
          <w:lang w:val="en-GB" w:eastAsia="en-US"/>
        </w:rPr>
        <w:t>Middle Ages</w:t>
      </w:r>
      <w:r w:rsidR="00CE15FD" w:rsidRPr="00AE02C2">
        <w:rPr>
          <w:rFonts w:asciiTheme="minorHAnsi" w:eastAsiaTheme="minorHAnsi" w:hAnsiTheme="minorHAnsi" w:cstheme="minorHAnsi"/>
          <w:color w:val="000000"/>
          <w:lang w:val="en-GB" w:eastAsia="en-US"/>
        </w:rPr>
        <w:t>”</w:t>
      </w:r>
      <w:r w:rsidRPr="00AE02C2">
        <w:rPr>
          <w:rFonts w:asciiTheme="minorHAnsi" w:eastAsiaTheme="minorHAnsi" w:hAnsiTheme="minorHAnsi" w:cstheme="minorHAnsi"/>
          <w:color w:val="000000"/>
          <w:lang w:val="en-GB" w:eastAsia="en-US"/>
        </w:rPr>
        <w:t>, the contours of which are taking shape in recent historiography</w:t>
      </w:r>
      <w:r w:rsidR="0071136C" w:rsidRPr="00AE02C2">
        <w:rPr>
          <w:rFonts w:asciiTheme="minorHAnsi" w:eastAsiaTheme="minorHAnsi" w:hAnsiTheme="minorHAnsi" w:cstheme="minorHAnsi"/>
          <w:color w:val="000000"/>
          <w:lang w:val="en-GB" w:eastAsia="en-US"/>
        </w:rPr>
        <w:t xml:space="preserve"> </w:t>
      </w:r>
      <w:r w:rsidR="0071136C" w:rsidRPr="00AE02C2">
        <w:rPr>
          <w:rFonts w:asciiTheme="minorHAnsi" w:eastAsiaTheme="minorHAnsi" w:hAnsiTheme="minorHAnsi" w:cstheme="minorHAnsi"/>
          <w:b/>
          <w:bCs/>
          <w:color w:val="000000"/>
          <w:lang w:val="en-GB" w:eastAsia="en-US"/>
        </w:rPr>
        <w:t>[3</w:t>
      </w:r>
      <w:r w:rsidR="00CE15FD" w:rsidRPr="00AE02C2">
        <w:rPr>
          <w:rFonts w:asciiTheme="minorHAnsi" w:eastAsiaTheme="minorHAnsi" w:hAnsiTheme="minorHAnsi" w:cstheme="minorHAnsi"/>
          <w:b/>
          <w:bCs/>
          <w:color w:val="000000"/>
          <w:lang w:val="en-GB" w:eastAsia="en-US"/>
        </w:rPr>
        <w:t>5</w:t>
      </w:r>
      <w:r w:rsidR="0071136C" w:rsidRPr="00AE02C2">
        <w:rPr>
          <w:rFonts w:asciiTheme="minorHAnsi" w:eastAsiaTheme="minorHAnsi" w:hAnsiTheme="minorHAnsi" w:cstheme="minorHAnsi"/>
          <w:b/>
          <w:bCs/>
          <w:color w:val="000000"/>
          <w:lang w:val="en-GB" w:eastAsia="en-US"/>
        </w:rPr>
        <w:t>]</w:t>
      </w:r>
      <w:r w:rsidRPr="00AE02C2">
        <w:rPr>
          <w:rFonts w:asciiTheme="minorHAnsi" w:eastAsiaTheme="minorHAnsi" w:hAnsiTheme="minorHAnsi" w:cstheme="minorHAnsi"/>
          <w:color w:val="000000"/>
          <w:lang w:val="en-GB" w:eastAsia="en-US"/>
        </w:rPr>
        <w:t>.</w:t>
      </w:r>
      <w:r w:rsidR="007560EB" w:rsidRPr="00AE02C2">
        <w:rPr>
          <w:rFonts w:asciiTheme="minorHAnsi" w:eastAsiaTheme="minorHAnsi" w:hAnsiTheme="minorHAnsi" w:cstheme="minorHAnsi"/>
          <w:color w:val="000000"/>
          <w:lang w:val="en-GB" w:eastAsia="en-US"/>
        </w:rPr>
        <w:t xml:space="preserve"> The conference will also be open to specialists from this continent, and will provide an overview of the circulation of metals from their exploitation to the shores of the Mediterranean.</w:t>
      </w:r>
    </w:p>
    <w:p w14:paraId="2ADE7C67" w14:textId="1C4731E4" w:rsidR="008D1461" w:rsidRPr="00AE02C2" w:rsidRDefault="008D1461" w:rsidP="00AE02C2">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AE02C2">
        <w:rPr>
          <w:rFonts w:asciiTheme="minorHAnsi" w:eastAsiaTheme="minorHAnsi" w:hAnsiTheme="minorHAnsi" w:cstheme="minorHAnsi"/>
          <w:color w:val="000000"/>
          <w:lang w:val="en-GB" w:eastAsia="en-US"/>
        </w:rPr>
        <w:t>The conference will be followed by a publication of the proceedings, the cost of which is included in the budget submitted.</w:t>
      </w:r>
      <w:r w:rsidR="005E5174" w:rsidRPr="00AE02C2">
        <w:rPr>
          <w:rFonts w:asciiTheme="minorHAnsi" w:eastAsiaTheme="minorHAnsi" w:hAnsiTheme="minorHAnsi" w:cstheme="minorHAnsi"/>
          <w:color w:val="000000"/>
          <w:lang w:val="en-GB" w:eastAsia="en-US"/>
        </w:rPr>
        <w:t xml:space="preserve"> According to the provisional timetable, publication is envisaged at the end of the programme and authors will therefore be asked to send the articles resulting from their papers shortly after the conference.</w:t>
      </w:r>
    </w:p>
    <w:p w14:paraId="6D11B59A" w14:textId="3A39616A" w:rsidR="00E714C9" w:rsidRPr="00AE02C2" w:rsidRDefault="00E714C9" w:rsidP="00AE02C2">
      <w:pPr>
        <w:autoSpaceDE w:val="0"/>
        <w:autoSpaceDN w:val="0"/>
        <w:adjustRightInd w:val="0"/>
        <w:spacing w:before="0" w:line="276" w:lineRule="auto"/>
        <w:rPr>
          <w:rFonts w:asciiTheme="minorHAnsi" w:eastAsiaTheme="minorHAnsi" w:hAnsiTheme="minorHAnsi" w:cstheme="minorHAnsi"/>
          <w:color w:val="000000"/>
          <w:lang w:val="en-GB" w:eastAsia="en-US"/>
        </w:rPr>
      </w:pPr>
      <w:r w:rsidRPr="00AE02C2">
        <w:rPr>
          <w:rFonts w:asciiTheme="minorHAnsi" w:eastAsiaTheme="minorHAnsi" w:hAnsiTheme="minorHAnsi" w:cstheme="minorHAnsi"/>
          <w:b/>
          <w:bCs/>
          <w:color w:val="000000"/>
          <w:lang w:val="en-GB" w:eastAsia="en-US"/>
        </w:rPr>
        <w:t xml:space="preserve">Main participants. </w:t>
      </w:r>
      <w:r w:rsidR="008D1461" w:rsidRPr="00AE02C2">
        <w:rPr>
          <w:rFonts w:asciiTheme="minorHAnsi" w:eastAsiaTheme="minorHAnsi" w:hAnsiTheme="minorHAnsi" w:cstheme="minorHAnsi"/>
          <w:color w:val="000000"/>
          <w:lang w:val="en-GB" w:eastAsia="en-US"/>
        </w:rPr>
        <w:t xml:space="preserve">Members of the </w:t>
      </w:r>
      <w:r w:rsidR="008D1461" w:rsidRPr="00AE02C2">
        <w:rPr>
          <w:rFonts w:asciiTheme="minorHAnsi" w:eastAsiaTheme="minorHAnsi" w:hAnsiTheme="minorHAnsi" w:cstheme="minorHAnsi"/>
          <w:color w:val="FF0000"/>
          <w:lang w:val="en-GB" w:eastAsia="en-US"/>
        </w:rPr>
        <w:t xml:space="preserve">ALMACIR </w:t>
      </w:r>
      <w:r w:rsidR="008D1461" w:rsidRPr="00AE02C2">
        <w:rPr>
          <w:rFonts w:asciiTheme="minorHAnsi" w:eastAsiaTheme="minorHAnsi" w:hAnsiTheme="minorHAnsi" w:cstheme="minorHAnsi"/>
          <w:color w:val="000000"/>
          <w:lang w:val="en-GB" w:eastAsia="en-US"/>
        </w:rPr>
        <w:t>project will naturally be invited to take part in the conference. A call for papers will be issued one year before the date of the conference. The list of participants will be drawn up in the first half of the third year of the project.</w:t>
      </w:r>
    </w:p>
    <w:p w14:paraId="1334FE8D" w14:textId="568980D9" w:rsidR="00E714C9" w:rsidRPr="00AE02C2" w:rsidRDefault="00E714C9" w:rsidP="00AE02C2">
      <w:pPr>
        <w:autoSpaceDE w:val="0"/>
        <w:autoSpaceDN w:val="0"/>
        <w:adjustRightInd w:val="0"/>
        <w:spacing w:line="276" w:lineRule="auto"/>
        <w:rPr>
          <w:rFonts w:asciiTheme="minorHAnsi" w:eastAsiaTheme="minorHAnsi" w:hAnsiTheme="minorHAnsi" w:cstheme="minorHAnsi"/>
          <w:color w:val="000000"/>
          <w:lang w:val="en-GB" w:eastAsia="en-US"/>
        </w:rPr>
      </w:pPr>
      <w:r w:rsidRPr="00AE02C2">
        <w:rPr>
          <w:rFonts w:asciiTheme="minorHAnsi" w:eastAsiaTheme="minorHAnsi" w:hAnsiTheme="minorHAnsi" w:cstheme="minorHAnsi"/>
          <w:b/>
          <w:bCs/>
          <w:color w:val="000000"/>
          <w:lang w:val="en-GB" w:eastAsia="en-US"/>
        </w:rPr>
        <w:t>Deliverables</w:t>
      </w:r>
      <w:r w:rsidR="00F230FB" w:rsidRPr="00AE02C2">
        <w:rPr>
          <w:rFonts w:asciiTheme="minorHAnsi" w:eastAsiaTheme="minorHAnsi" w:hAnsiTheme="minorHAnsi" w:cstheme="minorHAnsi"/>
          <w:b/>
          <w:bCs/>
          <w:color w:val="000000"/>
          <w:lang w:val="en-GB" w:eastAsia="en-US"/>
        </w:rPr>
        <w:t xml:space="preserve"> of task 5</w:t>
      </w:r>
      <w:r w:rsidRPr="00AE02C2">
        <w:rPr>
          <w:rFonts w:asciiTheme="minorHAnsi" w:eastAsiaTheme="minorHAnsi" w:hAnsiTheme="minorHAnsi" w:cstheme="minorHAnsi"/>
          <w:b/>
          <w:bCs/>
          <w:color w:val="000000"/>
          <w:lang w:val="en-GB" w:eastAsia="en-US"/>
        </w:rPr>
        <w:t xml:space="preserve">. </w:t>
      </w:r>
      <w:r w:rsidR="005E5174" w:rsidRPr="00AE02C2">
        <w:rPr>
          <w:rFonts w:asciiTheme="minorHAnsi" w:eastAsiaTheme="minorHAnsi" w:hAnsiTheme="minorHAnsi" w:cstheme="minorHAnsi"/>
          <w:color w:val="000000"/>
          <w:lang w:val="en-GB" w:eastAsia="en-US"/>
        </w:rPr>
        <w:t>The deliverables of this task are therefore mainly the international congress, organised in the first half of the final year of the project (</w:t>
      </w:r>
      <w:r w:rsidR="005E5174" w:rsidRPr="00AE02C2">
        <w:rPr>
          <w:rFonts w:asciiTheme="minorHAnsi" w:eastAsiaTheme="minorHAnsi" w:hAnsiTheme="minorHAnsi" w:cstheme="minorHAnsi"/>
          <w:b/>
          <w:bCs/>
          <w:color w:val="000000"/>
          <w:lang w:val="en-GB" w:eastAsia="en-US"/>
        </w:rPr>
        <w:t>D6</w:t>
      </w:r>
      <w:r w:rsidR="005E5174" w:rsidRPr="00AE02C2">
        <w:rPr>
          <w:rFonts w:asciiTheme="minorHAnsi" w:eastAsiaTheme="minorHAnsi" w:hAnsiTheme="minorHAnsi" w:cstheme="minorHAnsi"/>
          <w:color w:val="000000"/>
          <w:lang w:val="en-GB" w:eastAsia="en-US"/>
        </w:rPr>
        <w:t>), and the publication of the papers in the form of proceedings (</w:t>
      </w:r>
      <w:r w:rsidR="005E5174" w:rsidRPr="00AE02C2">
        <w:rPr>
          <w:rFonts w:asciiTheme="minorHAnsi" w:eastAsiaTheme="minorHAnsi" w:hAnsiTheme="minorHAnsi" w:cstheme="minorHAnsi"/>
          <w:b/>
          <w:bCs/>
          <w:color w:val="000000"/>
          <w:lang w:val="en-GB" w:eastAsia="en-US"/>
        </w:rPr>
        <w:t>D7</w:t>
      </w:r>
      <w:r w:rsidR="005E5174" w:rsidRPr="00AE02C2">
        <w:rPr>
          <w:rFonts w:asciiTheme="minorHAnsi" w:eastAsiaTheme="minorHAnsi" w:hAnsiTheme="minorHAnsi" w:cstheme="minorHAnsi"/>
          <w:color w:val="000000"/>
          <w:lang w:val="en-GB" w:eastAsia="en-US"/>
        </w:rPr>
        <w:t>).</w:t>
      </w:r>
    </w:p>
    <w:p w14:paraId="7F090C12" w14:textId="4D937253" w:rsidR="00B505EC" w:rsidRPr="00B505EC" w:rsidRDefault="00F230FB" w:rsidP="00B47935">
      <w:pPr>
        <w:autoSpaceDE w:val="0"/>
        <w:autoSpaceDN w:val="0"/>
        <w:adjustRightInd w:val="0"/>
        <w:spacing w:after="0" w:line="240" w:lineRule="auto"/>
        <w:ind w:left="284"/>
        <w:rPr>
          <w:rFonts w:ascii="Calibri-Bold" w:eastAsiaTheme="minorHAnsi" w:hAnsi="Calibri-Bold" w:cs="Calibri-Bold"/>
          <w:b/>
          <w:bCs/>
          <w:color w:val="2E74B5" w:themeColor="accent1" w:themeShade="BF"/>
          <w:lang w:val="en-GB" w:eastAsia="en-US"/>
        </w:rPr>
      </w:pPr>
      <w:r>
        <w:rPr>
          <w:rFonts w:ascii="Calibri-Bold" w:eastAsiaTheme="minorHAnsi" w:hAnsi="Calibri-Bold" w:cs="Calibri-Bold"/>
          <w:b/>
          <w:bCs/>
          <w:color w:val="2E74B5" w:themeColor="accent1" w:themeShade="BF"/>
          <w:lang w:val="en-GB" w:eastAsia="en-US"/>
        </w:rPr>
        <w:t>Synthesis of r</w:t>
      </w:r>
      <w:r w:rsidR="0064020C" w:rsidRPr="00B505EC">
        <w:rPr>
          <w:rFonts w:ascii="Calibri-Bold" w:eastAsiaTheme="minorHAnsi" w:hAnsi="Calibri-Bold" w:cs="Calibri-Bold"/>
          <w:b/>
          <w:bCs/>
          <w:color w:val="2E74B5" w:themeColor="accent1" w:themeShade="BF"/>
          <w:lang w:val="en-GB" w:eastAsia="en-US"/>
        </w:rPr>
        <w:t>isk analysis</w:t>
      </w:r>
      <w:r w:rsidR="00B505EC" w:rsidRPr="00B505EC">
        <w:rPr>
          <w:rFonts w:ascii="Calibri-Bold" w:eastAsiaTheme="minorHAnsi" w:hAnsi="Calibri-Bold" w:cs="Calibri-Bold"/>
          <w:b/>
          <w:bCs/>
          <w:color w:val="2E74B5" w:themeColor="accent1" w:themeShade="BF"/>
          <w:lang w:val="en-GB" w:eastAsia="en-US"/>
        </w:rPr>
        <w:t xml:space="preserve"> and management</w:t>
      </w:r>
    </w:p>
    <w:p w14:paraId="53832B91" w14:textId="77777777" w:rsidR="00373D3A" w:rsidRDefault="00373D3A" w:rsidP="00AE02C2">
      <w:pPr>
        <w:autoSpaceDE w:val="0"/>
        <w:autoSpaceDN w:val="0"/>
        <w:adjustRightInd w:val="0"/>
        <w:spacing w:after="0" w:line="276"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 xml:space="preserve">Potential problems that the </w:t>
      </w:r>
      <w:r w:rsidRPr="00557CD6">
        <w:rPr>
          <w:rFonts w:ascii="Calibri" w:eastAsiaTheme="minorHAnsi" w:hAnsi="Calibri" w:cs="Calibri"/>
          <w:color w:val="FF0000"/>
          <w:lang w:val="en-GB" w:eastAsia="en-US"/>
        </w:rPr>
        <w:t xml:space="preserve">ALMACIR </w:t>
      </w:r>
      <w:r>
        <w:rPr>
          <w:rFonts w:ascii="Calibri" w:eastAsiaTheme="minorHAnsi" w:hAnsi="Calibri" w:cs="Calibri"/>
          <w:color w:val="000000"/>
          <w:lang w:val="en-GB" w:eastAsia="en-US"/>
        </w:rPr>
        <w:t xml:space="preserve">team might encounter </w:t>
      </w:r>
      <w:r w:rsidRPr="00002F9A">
        <w:rPr>
          <w:rFonts w:ascii="Calibri" w:eastAsiaTheme="minorHAnsi" w:hAnsi="Calibri" w:cs="Calibri"/>
          <w:color w:val="000000"/>
          <w:lang w:val="en-GB" w:eastAsia="en-US"/>
        </w:rPr>
        <w:t xml:space="preserve">have been anticipated. The project coordinator's knowledge of French and Spanish public collections ensures access to the sources needed for the </w:t>
      </w:r>
      <w:r>
        <w:rPr>
          <w:rFonts w:ascii="Calibri" w:eastAsiaTheme="minorHAnsi" w:hAnsi="Calibri" w:cs="Calibri"/>
          <w:color w:val="000000"/>
          <w:lang w:val="en-GB" w:eastAsia="en-US"/>
        </w:rPr>
        <w:t xml:space="preserve">progress of the </w:t>
      </w:r>
      <w:r w:rsidRPr="00002F9A">
        <w:rPr>
          <w:rFonts w:ascii="Calibri" w:eastAsiaTheme="minorHAnsi" w:hAnsi="Calibri" w:cs="Calibri"/>
          <w:color w:val="000000"/>
          <w:lang w:val="en-GB" w:eastAsia="en-US"/>
        </w:rPr>
        <w:t>project.</w:t>
      </w:r>
    </w:p>
    <w:p w14:paraId="6A2B439F" w14:textId="2F89F438" w:rsidR="00373D3A" w:rsidRPr="00557CD6" w:rsidRDefault="00373D3A" w:rsidP="00AE02C2">
      <w:pPr>
        <w:autoSpaceDE w:val="0"/>
        <w:autoSpaceDN w:val="0"/>
        <w:adjustRightInd w:val="0"/>
        <w:spacing w:before="0" w:line="276" w:lineRule="auto"/>
        <w:rPr>
          <w:rFonts w:ascii="Calibri" w:eastAsiaTheme="minorHAnsi" w:hAnsi="Calibri" w:cs="Calibri"/>
          <w:color w:val="000000"/>
          <w:lang w:val="en-GB" w:eastAsia="en-US"/>
        </w:rPr>
      </w:pPr>
      <w:r w:rsidRPr="00557CD6">
        <w:rPr>
          <w:rFonts w:ascii="Calibri" w:eastAsiaTheme="minorHAnsi" w:hAnsi="Calibri" w:cs="Calibri"/>
          <w:color w:val="000000"/>
          <w:lang w:val="en-GB" w:eastAsia="en-US"/>
        </w:rPr>
        <w:t>The complementarity of team’s s</w:t>
      </w:r>
      <w:r>
        <w:rPr>
          <w:rFonts w:ascii="Calibri" w:eastAsiaTheme="minorHAnsi" w:hAnsi="Calibri" w:cs="Calibri"/>
          <w:color w:val="000000"/>
          <w:lang w:val="en-GB" w:eastAsia="en-US"/>
        </w:rPr>
        <w:t xml:space="preserve">cientific profiles, laboratory equipment and the agreements already established in particular the long-standing one with the BnF, greatly limit the risks of failure </w:t>
      </w:r>
      <w:r w:rsidR="002026B7">
        <w:rPr>
          <w:rFonts w:ascii="Calibri" w:eastAsiaTheme="minorHAnsi" w:hAnsi="Calibri" w:cs="Calibri"/>
          <w:color w:val="000000"/>
          <w:lang w:val="en-GB" w:eastAsia="en-US"/>
        </w:rPr>
        <w:t xml:space="preserve">for each </w:t>
      </w:r>
      <w:r>
        <w:rPr>
          <w:rFonts w:ascii="Calibri" w:eastAsiaTheme="minorHAnsi" w:hAnsi="Calibri" w:cs="Calibri"/>
          <w:color w:val="000000"/>
          <w:lang w:val="en-GB" w:eastAsia="en-US"/>
        </w:rPr>
        <w:t>of the project</w:t>
      </w:r>
      <w:r w:rsidR="002026B7">
        <w:rPr>
          <w:rFonts w:ascii="Calibri" w:eastAsiaTheme="minorHAnsi" w:hAnsi="Calibri" w:cs="Calibri"/>
          <w:color w:val="000000"/>
          <w:lang w:val="en-GB" w:eastAsia="en-US"/>
        </w:rPr>
        <w:t xml:space="preserve"> tasks</w:t>
      </w:r>
      <w:r>
        <w:rPr>
          <w:rFonts w:ascii="Calibri" w:eastAsiaTheme="minorHAnsi" w:hAnsi="Calibri" w:cs="Calibri"/>
          <w:color w:val="000000"/>
          <w:lang w:val="en-GB" w:eastAsia="en-US"/>
        </w:rPr>
        <w:t xml:space="preserve">. </w:t>
      </w:r>
    </w:p>
    <w:p w14:paraId="52012BBF" w14:textId="07191A02" w:rsidR="00E714C9" w:rsidRDefault="00036814" w:rsidP="00B47935">
      <w:pPr>
        <w:autoSpaceDE w:val="0"/>
        <w:autoSpaceDN w:val="0"/>
        <w:adjustRightInd w:val="0"/>
        <w:spacing w:line="240" w:lineRule="auto"/>
        <w:ind w:left="426"/>
        <w:rPr>
          <w:rFonts w:ascii="Calibri" w:eastAsiaTheme="minorHAnsi" w:hAnsi="Calibri" w:cs="Calibri"/>
          <w:b/>
          <w:bCs/>
          <w:color w:val="2E74B5" w:themeColor="accent1" w:themeShade="BF"/>
          <w:lang w:val="en-GB" w:eastAsia="en-US"/>
        </w:rPr>
      </w:pPr>
      <w:r w:rsidRPr="00B505EC">
        <w:rPr>
          <w:rFonts w:ascii="Calibri" w:eastAsiaTheme="minorHAnsi" w:hAnsi="Calibri" w:cs="Calibri"/>
          <w:b/>
          <w:bCs/>
          <w:color w:val="2E74B5" w:themeColor="accent1" w:themeShade="BF"/>
          <w:lang w:val="en-GB" w:eastAsia="en-US"/>
        </w:rPr>
        <w:t>Grant chart timeline for the different tasks</w:t>
      </w:r>
    </w:p>
    <w:tbl>
      <w:tblPr>
        <w:tblStyle w:val="TableGrid"/>
        <w:tblW w:w="9488" w:type="dxa"/>
        <w:tblInd w:w="-5" w:type="dxa"/>
        <w:tblLook w:val="04A0" w:firstRow="1" w:lastRow="0" w:firstColumn="1" w:lastColumn="0" w:noHBand="0" w:noVBand="1"/>
      </w:tblPr>
      <w:tblGrid>
        <w:gridCol w:w="709"/>
        <w:gridCol w:w="1071"/>
        <w:gridCol w:w="508"/>
        <w:gridCol w:w="508"/>
        <w:gridCol w:w="478"/>
        <w:gridCol w:w="478"/>
        <w:gridCol w:w="478"/>
        <w:gridCol w:w="478"/>
        <w:gridCol w:w="478"/>
        <w:gridCol w:w="478"/>
        <w:gridCol w:w="478"/>
        <w:gridCol w:w="478"/>
        <w:gridCol w:w="478"/>
        <w:gridCol w:w="478"/>
        <w:gridCol w:w="478"/>
        <w:gridCol w:w="478"/>
        <w:gridCol w:w="478"/>
        <w:gridCol w:w="478"/>
      </w:tblGrid>
      <w:tr w:rsidR="00346898" w14:paraId="4D89089D" w14:textId="77777777" w:rsidTr="00346898">
        <w:tc>
          <w:tcPr>
            <w:tcW w:w="0" w:type="auto"/>
            <w:gridSpan w:val="2"/>
            <w:vMerge w:val="restart"/>
          </w:tcPr>
          <w:p w14:paraId="5AF90B49"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Q = year quarters</w:t>
            </w:r>
          </w:p>
          <w:p w14:paraId="1F32CA56" w14:textId="5571DD4E"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 xml:space="preserve">D = deliverables* </w:t>
            </w:r>
          </w:p>
        </w:tc>
        <w:tc>
          <w:tcPr>
            <w:tcW w:w="0" w:type="auto"/>
            <w:gridSpan w:val="4"/>
          </w:tcPr>
          <w:p w14:paraId="7A88FE69"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Year 1 (2026)</w:t>
            </w:r>
          </w:p>
        </w:tc>
        <w:tc>
          <w:tcPr>
            <w:tcW w:w="0" w:type="auto"/>
            <w:gridSpan w:val="4"/>
          </w:tcPr>
          <w:p w14:paraId="7494F2AF"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Year 2 (2027)</w:t>
            </w:r>
          </w:p>
        </w:tc>
        <w:tc>
          <w:tcPr>
            <w:tcW w:w="0" w:type="auto"/>
            <w:gridSpan w:val="4"/>
          </w:tcPr>
          <w:p w14:paraId="112F1D30"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Year 3 (2028)</w:t>
            </w:r>
          </w:p>
        </w:tc>
        <w:tc>
          <w:tcPr>
            <w:tcW w:w="0" w:type="auto"/>
            <w:gridSpan w:val="4"/>
          </w:tcPr>
          <w:p w14:paraId="577F666B"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Year 4 (2029)</w:t>
            </w:r>
          </w:p>
        </w:tc>
      </w:tr>
      <w:tr w:rsidR="00346898" w14:paraId="1A85D06E" w14:textId="77777777" w:rsidTr="00346898">
        <w:tc>
          <w:tcPr>
            <w:tcW w:w="0" w:type="auto"/>
            <w:gridSpan w:val="2"/>
            <w:vMerge/>
          </w:tcPr>
          <w:p w14:paraId="1D1C3E89"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vAlign w:val="center"/>
          </w:tcPr>
          <w:p w14:paraId="5F97DCE4"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Q1</w:t>
            </w:r>
          </w:p>
        </w:tc>
        <w:tc>
          <w:tcPr>
            <w:tcW w:w="0" w:type="auto"/>
            <w:vAlign w:val="center"/>
          </w:tcPr>
          <w:p w14:paraId="60020FD6"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Q2</w:t>
            </w:r>
          </w:p>
        </w:tc>
        <w:tc>
          <w:tcPr>
            <w:tcW w:w="0" w:type="auto"/>
            <w:vAlign w:val="center"/>
          </w:tcPr>
          <w:p w14:paraId="4A266BFE"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Q3</w:t>
            </w:r>
          </w:p>
        </w:tc>
        <w:tc>
          <w:tcPr>
            <w:tcW w:w="0" w:type="auto"/>
            <w:vAlign w:val="center"/>
          </w:tcPr>
          <w:p w14:paraId="3F09D4A7"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Q4</w:t>
            </w:r>
          </w:p>
        </w:tc>
        <w:tc>
          <w:tcPr>
            <w:tcW w:w="0" w:type="auto"/>
            <w:vAlign w:val="center"/>
          </w:tcPr>
          <w:p w14:paraId="772FDB4A"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Q1</w:t>
            </w:r>
          </w:p>
        </w:tc>
        <w:tc>
          <w:tcPr>
            <w:tcW w:w="0" w:type="auto"/>
            <w:vAlign w:val="center"/>
          </w:tcPr>
          <w:p w14:paraId="01FC90CF"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Q2</w:t>
            </w:r>
          </w:p>
        </w:tc>
        <w:tc>
          <w:tcPr>
            <w:tcW w:w="0" w:type="auto"/>
            <w:vAlign w:val="center"/>
          </w:tcPr>
          <w:p w14:paraId="514C1077"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Q3</w:t>
            </w:r>
          </w:p>
        </w:tc>
        <w:tc>
          <w:tcPr>
            <w:tcW w:w="0" w:type="auto"/>
            <w:vAlign w:val="center"/>
          </w:tcPr>
          <w:p w14:paraId="6E209912"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Q4</w:t>
            </w:r>
          </w:p>
        </w:tc>
        <w:tc>
          <w:tcPr>
            <w:tcW w:w="0" w:type="auto"/>
            <w:vAlign w:val="center"/>
          </w:tcPr>
          <w:p w14:paraId="739D3156"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Q1</w:t>
            </w:r>
          </w:p>
        </w:tc>
        <w:tc>
          <w:tcPr>
            <w:tcW w:w="0" w:type="auto"/>
            <w:vAlign w:val="center"/>
          </w:tcPr>
          <w:p w14:paraId="707A9C5C"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Q2</w:t>
            </w:r>
          </w:p>
        </w:tc>
        <w:tc>
          <w:tcPr>
            <w:tcW w:w="0" w:type="auto"/>
            <w:vAlign w:val="center"/>
          </w:tcPr>
          <w:p w14:paraId="2ACD79D2"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Q3</w:t>
            </w:r>
          </w:p>
        </w:tc>
        <w:tc>
          <w:tcPr>
            <w:tcW w:w="0" w:type="auto"/>
            <w:vAlign w:val="center"/>
          </w:tcPr>
          <w:p w14:paraId="27C745A2"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Q4</w:t>
            </w:r>
          </w:p>
        </w:tc>
        <w:tc>
          <w:tcPr>
            <w:tcW w:w="0" w:type="auto"/>
            <w:vAlign w:val="center"/>
          </w:tcPr>
          <w:p w14:paraId="22C71140"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Q1</w:t>
            </w:r>
          </w:p>
        </w:tc>
        <w:tc>
          <w:tcPr>
            <w:tcW w:w="0" w:type="auto"/>
            <w:vAlign w:val="center"/>
          </w:tcPr>
          <w:p w14:paraId="49ED7CF8"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Q2</w:t>
            </w:r>
          </w:p>
        </w:tc>
        <w:tc>
          <w:tcPr>
            <w:tcW w:w="0" w:type="auto"/>
            <w:vAlign w:val="center"/>
          </w:tcPr>
          <w:p w14:paraId="36E02331"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Q3</w:t>
            </w:r>
          </w:p>
        </w:tc>
        <w:tc>
          <w:tcPr>
            <w:tcW w:w="0" w:type="auto"/>
            <w:vAlign w:val="center"/>
          </w:tcPr>
          <w:p w14:paraId="4FB2D442"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Q4</w:t>
            </w:r>
          </w:p>
        </w:tc>
      </w:tr>
      <w:tr w:rsidR="00346898" w14:paraId="2B1B71E7" w14:textId="77777777" w:rsidTr="00346898">
        <w:tc>
          <w:tcPr>
            <w:tcW w:w="0" w:type="auto"/>
            <w:vMerge w:val="restart"/>
            <w:vAlign w:val="center"/>
          </w:tcPr>
          <w:p w14:paraId="1A99C762"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1</w:t>
            </w:r>
          </w:p>
        </w:tc>
        <w:tc>
          <w:tcPr>
            <w:tcW w:w="0" w:type="auto"/>
            <w:vAlign w:val="center"/>
          </w:tcPr>
          <w:p w14:paraId="1882AFA7"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1.1</w:t>
            </w:r>
          </w:p>
        </w:tc>
        <w:tc>
          <w:tcPr>
            <w:tcW w:w="0" w:type="auto"/>
            <w:shd w:val="clear" w:color="auto" w:fill="FFE599" w:themeFill="accent4" w:themeFillTint="66"/>
          </w:tcPr>
          <w:p w14:paraId="68996438"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5FA6AE47"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1878D640"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6EC023C6" w14:textId="51F60294" w:rsidR="00346898" w:rsidRDefault="002A1979"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D1</w:t>
            </w:r>
          </w:p>
        </w:tc>
        <w:tc>
          <w:tcPr>
            <w:tcW w:w="0" w:type="auto"/>
            <w:shd w:val="clear" w:color="auto" w:fill="FFE599" w:themeFill="accent4" w:themeFillTint="66"/>
          </w:tcPr>
          <w:p w14:paraId="5C294A8E"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371E0B85"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16ACB04E"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79F462A5" w14:textId="21A307D2" w:rsidR="00346898" w:rsidRDefault="002A1979"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D1</w:t>
            </w:r>
          </w:p>
        </w:tc>
        <w:tc>
          <w:tcPr>
            <w:tcW w:w="0" w:type="auto"/>
          </w:tcPr>
          <w:p w14:paraId="2F794AA1"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5B30D189"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7AE366CF"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0EBFE9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78920C1D"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15E7B604"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753E71AB"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779BB27E"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r>
      <w:tr w:rsidR="00346898" w14:paraId="0E121983" w14:textId="77777777" w:rsidTr="00346898">
        <w:tc>
          <w:tcPr>
            <w:tcW w:w="0" w:type="auto"/>
            <w:vMerge/>
            <w:vAlign w:val="center"/>
          </w:tcPr>
          <w:p w14:paraId="56ED7492" w14:textId="77777777" w:rsidR="00346898" w:rsidRDefault="00346898" w:rsidP="00B47935">
            <w:pPr>
              <w:autoSpaceDE w:val="0"/>
              <w:autoSpaceDN w:val="0"/>
              <w:adjustRightInd w:val="0"/>
              <w:spacing w:before="0" w:line="240" w:lineRule="auto"/>
              <w:ind w:left="179"/>
              <w:jc w:val="center"/>
              <w:rPr>
                <w:rFonts w:ascii="Calibri" w:eastAsiaTheme="minorHAnsi" w:hAnsi="Calibri" w:cs="Calibri"/>
                <w:color w:val="000000"/>
                <w:lang w:val="en-GB" w:eastAsia="en-US"/>
              </w:rPr>
            </w:pPr>
          </w:p>
        </w:tc>
        <w:tc>
          <w:tcPr>
            <w:tcW w:w="0" w:type="auto"/>
            <w:vAlign w:val="center"/>
          </w:tcPr>
          <w:p w14:paraId="6E9DF415"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1.2</w:t>
            </w:r>
          </w:p>
        </w:tc>
        <w:tc>
          <w:tcPr>
            <w:tcW w:w="0" w:type="auto"/>
            <w:shd w:val="clear" w:color="auto" w:fill="FFE599" w:themeFill="accent4" w:themeFillTint="66"/>
          </w:tcPr>
          <w:p w14:paraId="3CA9AAD0"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540AB7AA"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3A34E740" w14:textId="217CD47F"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1A984AB5"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5F76CE08"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6BCADF4C"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60E55102"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586190DE"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31FF7801"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30AB92A9" w14:textId="0B06DDEF"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41261E22"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6E5ED5CA"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473CA59C"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7CAA3BFE"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29CC75D0"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23D06DD4"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r>
      <w:tr w:rsidR="00346898" w14:paraId="31446AB1" w14:textId="77777777" w:rsidTr="00346898">
        <w:tc>
          <w:tcPr>
            <w:tcW w:w="0" w:type="auto"/>
            <w:vMerge w:val="restart"/>
            <w:vAlign w:val="center"/>
          </w:tcPr>
          <w:p w14:paraId="6769729B"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2</w:t>
            </w:r>
          </w:p>
        </w:tc>
        <w:tc>
          <w:tcPr>
            <w:tcW w:w="0" w:type="auto"/>
            <w:vAlign w:val="center"/>
          </w:tcPr>
          <w:p w14:paraId="535E911B"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2.1</w:t>
            </w:r>
          </w:p>
        </w:tc>
        <w:tc>
          <w:tcPr>
            <w:tcW w:w="0" w:type="auto"/>
            <w:shd w:val="clear" w:color="auto" w:fill="FFE599" w:themeFill="accent4" w:themeFillTint="66"/>
          </w:tcPr>
          <w:p w14:paraId="6DF188C1"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66184D0C" w14:textId="4CF0C83B" w:rsidR="00346898" w:rsidRDefault="002A1979"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w:t>
            </w:r>
            <w:r w:rsidR="00373D3A">
              <w:rPr>
                <w:rFonts w:ascii="Calibri" w:eastAsiaTheme="minorHAnsi" w:hAnsi="Calibri" w:cs="Calibri"/>
                <w:color w:val="000000"/>
                <w:lang w:val="en-GB" w:eastAsia="en-US"/>
              </w:rPr>
              <w:t>2</w:t>
            </w:r>
          </w:p>
        </w:tc>
        <w:tc>
          <w:tcPr>
            <w:tcW w:w="0" w:type="auto"/>
          </w:tcPr>
          <w:p w14:paraId="4D50A5CB"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29F52DD2"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DEB994C"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1264C171"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E5DD4CE"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0B9CAFD"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62AD11D1"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24916AD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79BBE9B4"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901A26A"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EC0987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DA5226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1324E2B2"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9197905"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r>
      <w:tr w:rsidR="00346898" w14:paraId="3A7BD8FB" w14:textId="77777777" w:rsidTr="00346898">
        <w:tc>
          <w:tcPr>
            <w:tcW w:w="0" w:type="auto"/>
            <w:vMerge/>
            <w:vAlign w:val="center"/>
          </w:tcPr>
          <w:p w14:paraId="28BDD2C8"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p>
        </w:tc>
        <w:tc>
          <w:tcPr>
            <w:tcW w:w="0" w:type="auto"/>
            <w:vAlign w:val="center"/>
          </w:tcPr>
          <w:p w14:paraId="154C0B44"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2.2</w:t>
            </w:r>
          </w:p>
        </w:tc>
        <w:tc>
          <w:tcPr>
            <w:tcW w:w="0" w:type="auto"/>
          </w:tcPr>
          <w:p w14:paraId="2158E38E"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6A1E8CBC"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3109F372"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65CD2C8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0B317E1A"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04BF5D20"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3C64588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70A462CB"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6D6EF157"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542D908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730DDFCE"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764FE974"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72BBFEA6"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31251BB8"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77A52D98"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16D31290"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r>
      <w:tr w:rsidR="00346898" w14:paraId="7AB2A1B2" w14:textId="77777777" w:rsidTr="00346898">
        <w:tc>
          <w:tcPr>
            <w:tcW w:w="0" w:type="auto"/>
            <w:vMerge w:val="restart"/>
            <w:vAlign w:val="center"/>
          </w:tcPr>
          <w:p w14:paraId="3C3FF7A4"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lastRenderedPageBreak/>
              <w:t>3</w:t>
            </w:r>
          </w:p>
        </w:tc>
        <w:tc>
          <w:tcPr>
            <w:tcW w:w="0" w:type="auto"/>
            <w:vAlign w:val="center"/>
          </w:tcPr>
          <w:p w14:paraId="7D0C1BFA"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3.1</w:t>
            </w:r>
          </w:p>
        </w:tc>
        <w:tc>
          <w:tcPr>
            <w:tcW w:w="0" w:type="auto"/>
          </w:tcPr>
          <w:p w14:paraId="549A380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B639E09"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77B29C07"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1A18B3CD" w14:textId="0D167993" w:rsidR="00346898"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D3</w:t>
            </w:r>
          </w:p>
        </w:tc>
        <w:tc>
          <w:tcPr>
            <w:tcW w:w="0" w:type="auto"/>
            <w:shd w:val="clear" w:color="auto" w:fill="FFE599" w:themeFill="accent4" w:themeFillTint="66"/>
          </w:tcPr>
          <w:p w14:paraId="40B691AB"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36FF30ED"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7704CBD6"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0E0CC57C" w14:textId="4259A84F" w:rsidR="00346898"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D3</w:t>
            </w:r>
          </w:p>
        </w:tc>
        <w:tc>
          <w:tcPr>
            <w:tcW w:w="0" w:type="auto"/>
            <w:shd w:val="clear" w:color="auto" w:fill="FFE599" w:themeFill="accent4" w:themeFillTint="66"/>
          </w:tcPr>
          <w:p w14:paraId="1B00D986"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0AA5BB5B"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13114516"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18942B38" w14:textId="049AB399" w:rsidR="00346898" w:rsidRDefault="002A1979"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w:t>
            </w:r>
            <w:r w:rsidR="00373D3A">
              <w:rPr>
                <w:rFonts w:ascii="Calibri" w:eastAsiaTheme="minorHAnsi" w:hAnsi="Calibri" w:cs="Calibri"/>
                <w:color w:val="000000"/>
                <w:lang w:val="en-GB" w:eastAsia="en-US"/>
              </w:rPr>
              <w:t>3</w:t>
            </w:r>
          </w:p>
        </w:tc>
        <w:tc>
          <w:tcPr>
            <w:tcW w:w="0" w:type="auto"/>
          </w:tcPr>
          <w:p w14:paraId="074ACF1A"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5BF7BE0F"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4A432655"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D225F67"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r>
      <w:tr w:rsidR="00346898" w14:paraId="3F07C34B" w14:textId="77777777" w:rsidTr="00346898">
        <w:tc>
          <w:tcPr>
            <w:tcW w:w="0" w:type="auto"/>
            <w:vMerge/>
            <w:vAlign w:val="center"/>
          </w:tcPr>
          <w:p w14:paraId="31F21B1B"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p>
        </w:tc>
        <w:tc>
          <w:tcPr>
            <w:tcW w:w="0" w:type="auto"/>
            <w:vAlign w:val="center"/>
          </w:tcPr>
          <w:p w14:paraId="3006B4F3"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3.2</w:t>
            </w:r>
          </w:p>
        </w:tc>
        <w:tc>
          <w:tcPr>
            <w:tcW w:w="0" w:type="auto"/>
          </w:tcPr>
          <w:p w14:paraId="0C589576"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D6A98C6"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D73B3A7"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1ABFF1B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50A8264F"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5DD28D1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717AECB6"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13D80804" w14:textId="3DE8A057" w:rsidR="00346898" w:rsidRDefault="002A1979"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w:t>
            </w:r>
            <w:r w:rsidR="00373D3A">
              <w:rPr>
                <w:rFonts w:ascii="Calibri" w:eastAsiaTheme="minorHAnsi" w:hAnsi="Calibri" w:cs="Calibri"/>
                <w:color w:val="000000"/>
                <w:lang w:val="en-GB" w:eastAsia="en-US"/>
              </w:rPr>
              <w:t>4</w:t>
            </w:r>
          </w:p>
        </w:tc>
        <w:tc>
          <w:tcPr>
            <w:tcW w:w="0" w:type="auto"/>
          </w:tcPr>
          <w:p w14:paraId="61B84BB5"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763D38D1"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25B99081"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5AE971F7"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48C5E70C"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6B3D9AC9"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56812A5"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74A02712"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r>
      <w:tr w:rsidR="00346898" w14:paraId="1FA03FE2" w14:textId="77777777" w:rsidTr="00346898">
        <w:tc>
          <w:tcPr>
            <w:tcW w:w="0" w:type="auto"/>
            <w:vMerge w:val="restart"/>
            <w:vAlign w:val="center"/>
          </w:tcPr>
          <w:p w14:paraId="27DBE180"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4</w:t>
            </w:r>
          </w:p>
        </w:tc>
        <w:tc>
          <w:tcPr>
            <w:tcW w:w="0" w:type="auto"/>
            <w:vAlign w:val="center"/>
          </w:tcPr>
          <w:p w14:paraId="3966A964"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4.1</w:t>
            </w:r>
          </w:p>
        </w:tc>
        <w:tc>
          <w:tcPr>
            <w:tcW w:w="0" w:type="auto"/>
          </w:tcPr>
          <w:p w14:paraId="327D3C84"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9876FF8"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2BDF32AB"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2CA79F17"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358F0E72" w14:textId="056FF8EB" w:rsidR="00346898"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D5</w:t>
            </w:r>
          </w:p>
        </w:tc>
        <w:tc>
          <w:tcPr>
            <w:tcW w:w="0" w:type="auto"/>
            <w:shd w:val="clear" w:color="auto" w:fill="FFE599" w:themeFill="accent4" w:themeFillTint="66"/>
          </w:tcPr>
          <w:p w14:paraId="4C2A0421" w14:textId="0D8CE4F1" w:rsidR="00346898"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D5</w:t>
            </w:r>
          </w:p>
        </w:tc>
        <w:tc>
          <w:tcPr>
            <w:tcW w:w="0" w:type="auto"/>
            <w:shd w:val="clear" w:color="auto" w:fill="FFE599" w:themeFill="accent4" w:themeFillTint="66"/>
          </w:tcPr>
          <w:p w14:paraId="02ED423B" w14:textId="7E8951CC" w:rsidR="00346898"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D5</w:t>
            </w:r>
          </w:p>
        </w:tc>
        <w:tc>
          <w:tcPr>
            <w:tcW w:w="0" w:type="auto"/>
            <w:shd w:val="clear" w:color="auto" w:fill="FFE599" w:themeFill="accent4" w:themeFillTint="66"/>
          </w:tcPr>
          <w:p w14:paraId="6312758C" w14:textId="1C056880" w:rsidR="00346898"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D5</w:t>
            </w:r>
          </w:p>
        </w:tc>
        <w:tc>
          <w:tcPr>
            <w:tcW w:w="0" w:type="auto"/>
            <w:shd w:val="clear" w:color="auto" w:fill="FFE599" w:themeFill="accent4" w:themeFillTint="66"/>
          </w:tcPr>
          <w:p w14:paraId="56346AD4" w14:textId="49B79086" w:rsidR="00346898"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D5</w:t>
            </w:r>
          </w:p>
        </w:tc>
        <w:tc>
          <w:tcPr>
            <w:tcW w:w="0" w:type="auto"/>
            <w:shd w:val="clear" w:color="auto" w:fill="FFE599" w:themeFill="accent4" w:themeFillTint="66"/>
          </w:tcPr>
          <w:p w14:paraId="33F3383C" w14:textId="2F6E0AE7" w:rsidR="00346898"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D5</w:t>
            </w:r>
          </w:p>
        </w:tc>
        <w:tc>
          <w:tcPr>
            <w:tcW w:w="0" w:type="auto"/>
            <w:shd w:val="clear" w:color="auto" w:fill="FFE599" w:themeFill="accent4" w:themeFillTint="66"/>
          </w:tcPr>
          <w:p w14:paraId="14C11AE2" w14:textId="7841747D" w:rsidR="00346898"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D5</w:t>
            </w:r>
          </w:p>
        </w:tc>
        <w:tc>
          <w:tcPr>
            <w:tcW w:w="0" w:type="auto"/>
            <w:shd w:val="clear" w:color="auto" w:fill="FFE599" w:themeFill="accent4" w:themeFillTint="66"/>
          </w:tcPr>
          <w:p w14:paraId="4F3115B6" w14:textId="021EE443" w:rsidR="00346898" w:rsidRDefault="002A1979"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w:t>
            </w:r>
            <w:r w:rsidR="00373D3A">
              <w:rPr>
                <w:rFonts w:ascii="Calibri" w:eastAsiaTheme="minorHAnsi" w:hAnsi="Calibri" w:cs="Calibri"/>
                <w:color w:val="000000"/>
                <w:lang w:val="en-GB" w:eastAsia="en-US"/>
              </w:rPr>
              <w:t>5</w:t>
            </w:r>
          </w:p>
        </w:tc>
        <w:tc>
          <w:tcPr>
            <w:tcW w:w="0" w:type="auto"/>
          </w:tcPr>
          <w:p w14:paraId="291AB724"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0F0B99F"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2E0DBE90"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60545DD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r>
      <w:tr w:rsidR="00346898" w14:paraId="454952DB" w14:textId="77777777" w:rsidTr="00346898">
        <w:tc>
          <w:tcPr>
            <w:tcW w:w="0" w:type="auto"/>
            <w:vMerge/>
            <w:vAlign w:val="center"/>
          </w:tcPr>
          <w:p w14:paraId="61BF8330"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p>
        </w:tc>
        <w:tc>
          <w:tcPr>
            <w:tcW w:w="0" w:type="auto"/>
            <w:vAlign w:val="center"/>
          </w:tcPr>
          <w:p w14:paraId="0B18AA39"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4.2</w:t>
            </w:r>
          </w:p>
        </w:tc>
        <w:tc>
          <w:tcPr>
            <w:tcW w:w="0" w:type="auto"/>
          </w:tcPr>
          <w:p w14:paraId="4C4701C1"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5B1B3A07"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E8E147B"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6BB488C6"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7F008D2"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1E8F218E"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7407001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4B9AE1A5"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FCF63D1"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2234F97B"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6553B222"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56E5A302"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42AB69B4"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45030066"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1F33130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56D1849"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r>
      <w:tr w:rsidR="00346898" w14:paraId="5BAA7097" w14:textId="77777777" w:rsidTr="00346898">
        <w:tc>
          <w:tcPr>
            <w:tcW w:w="0" w:type="auto"/>
            <w:vMerge w:val="restart"/>
            <w:vAlign w:val="center"/>
          </w:tcPr>
          <w:p w14:paraId="28FC6717"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5</w:t>
            </w:r>
          </w:p>
        </w:tc>
        <w:tc>
          <w:tcPr>
            <w:tcW w:w="0" w:type="auto"/>
            <w:vAlign w:val="center"/>
          </w:tcPr>
          <w:p w14:paraId="760B946D"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5.1</w:t>
            </w:r>
          </w:p>
        </w:tc>
        <w:tc>
          <w:tcPr>
            <w:tcW w:w="0" w:type="auto"/>
          </w:tcPr>
          <w:p w14:paraId="354A06D8"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73F5600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2771413C"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3EE0753C"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43FE61DA"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10FCC6FC"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4C6A5C68"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2767D7BA"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55CBBB28"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3D7DD67"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0B55732A"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682FD551"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E17741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4CCA2BE"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298C227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0125DF0"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r>
      <w:tr w:rsidR="00346898" w14:paraId="77F1038E" w14:textId="77777777" w:rsidTr="00346898">
        <w:tc>
          <w:tcPr>
            <w:tcW w:w="0" w:type="auto"/>
            <w:vMerge/>
          </w:tcPr>
          <w:p w14:paraId="34AE37BC"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vAlign w:val="center"/>
          </w:tcPr>
          <w:p w14:paraId="1A9CF779" w14:textId="77777777" w:rsidR="00346898" w:rsidRDefault="00346898"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5.2</w:t>
            </w:r>
          </w:p>
        </w:tc>
        <w:tc>
          <w:tcPr>
            <w:tcW w:w="0" w:type="auto"/>
          </w:tcPr>
          <w:p w14:paraId="12CE9E13"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1B92EC76"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6E862F20"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2CCACAAC"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7ACDFF9F"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4BD4807B"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251C321"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5B797AB"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6F4223F4"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576A479E"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234A5B88"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76A62FCB"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60847235"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541E5802" w14:textId="675C8D3C" w:rsidR="00346898"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D6</w:t>
            </w:r>
          </w:p>
        </w:tc>
        <w:tc>
          <w:tcPr>
            <w:tcW w:w="0" w:type="auto"/>
            <w:shd w:val="clear" w:color="auto" w:fill="FFE599" w:themeFill="accent4" w:themeFillTint="66"/>
          </w:tcPr>
          <w:p w14:paraId="2B232F20" w14:textId="77777777" w:rsidR="00346898" w:rsidRDefault="00346898"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FFE599" w:themeFill="accent4" w:themeFillTint="66"/>
          </w:tcPr>
          <w:p w14:paraId="7FD3B5C3" w14:textId="6356DA1F" w:rsidR="00346898"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D7</w:t>
            </w:r>
          </w:p>
        </w:tc>
      </w:tr>
      <w:tr w:rsidR="00373D3A" w14:paraId="23F2367F" w14:textId="77777777" w:rsidTr="001C4FA6">
        <w:tc>
          <w:tcPr>
            <w:tcW w:w="0" w:type="auto"/>
            <w:gridSpan w:val="2"/>
            <w:vMerge w:val="restart"/>
            <w:vAlign w:val="center"/>
          </w:tcPr>
          <w:p w14:paraId="0A4C3D08" w14:textId="2354D778" w:rsidR="00373D3A" w:rsidRDefault="00373D3A" w:rsidP="00373D3A">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Recruitment</w:t>
            </w:r>
          </w:p>
        </w:tc>
        <w:tc>
          <w:tcPr>
            <w:tcW w:w="0" w:type="auto"/>
            <w:gridSpan w:val="2"/>
            <w:shd w:val="clear" w:color="auto" w:fill="FFE599" w:themeFill="accent4" w:themeFillTint="66"/>
          </w:tcPr>
          <w:p w14:paraId="6028802B" w14:textId="6F46D283"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M2 stud.</w:t>
            </w:r>
          </w:p>
        </w:tc>
        <w:tc>
          <w:tcPr>
            <w:tcW w:w="0" w:type="auto"/>
          </w:tcPr>
          <w:p w14:paraId="0CC9ECE2"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99145DC"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1531E5C3"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36481F57"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7E71A9C"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47F48985"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B4C8BA9"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12968BCB"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auto"/>
          </w:tcPr>
          <w:p w14:paraId="347DA378"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auto"/>
          </w:tcPr>
          <w:p w14:paraId="52F4F953"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auto"/>
          </w:tcPr>
          <w:p w14:paraId="1B0DD0FA"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auto"/>
          </w:tcPr>
          <w:p w14:paraId="7C16C8E7"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auto"/>
          </w:tcPr>
          <w:p w14:paraId="11264E11"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shd w:val="clear" w:color="auto" w:fill="auto"/>
          </w:tcPr>
          <w:p w14:paraId="058D974E"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r>
      <w:tr w:rsidR="00373D3A" w14:paraId="5A1390EA" w14:textId="77777777" w:rsidTr="00C9792C">
        <w:tc>
          <w:tcPr>
            <w:tcW w:w="0" w:type="auto"/>
            <w:gridSpan w:val="2"/>
            <w:vMerge/>
          </w:tcPr>
          <w:p w14:paraId="74225964" w14:textId="646C21AD" w:rsidR="00373D3A" w:rsidRDefault="00373D3A" w:rsidP="00B47935">
            <w:pPr>
              <w:autoSpaceDE w:val="0"/>
              <w:autoSpaceDN w:val="0"/>
              <w:adjustRightInd w:val="0"/>
              <w:spacing w:before="0" w:line="240" w:lineRule="auto"/>
              <w:jc w:val="right"/>
              <w:rPr>
                <w:rFonts w:ascii="Calibri" w:eastAsiaTheme="minorHAnsi" w:hAnsi="Calibri" w:cs="Calibri"/>
                <w:color w:val="000000"/>
                <w:lang w:val="en-GB" w:eastAsia="en-US"/>
              </w:rPr>
            </w:pPr>
          </w:p>
        </w:tc>
        <w:tc>
          <w:tcPr>
            <w:tcW w:w="0" w:type="auto"/>
          </w:tcPr>
          <w:p w14:paraId="64CC4670"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0BB7334C"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gridSpan w:val="12"/>
            <w:shd w:val="clear" w:color="auto" w:fill="FFE599" w:themeFill="accent4" w:themeFillTint="66"/>
          </w:tcPr>
          <w:p w14:paraId="2FD83C0E" w14:textId="046131D4" w:rsidR="00373D3A" w:rsidRDefault="00373D3A" w:rsidP="00B47935">
            <w:pPr>
              <w:autoSpaceDE w:val="0"/>
              <w:autoSpaceDN w:val="0"/>
              <w:adjustRightInd w:val="0"/>
              <w:spacing w:before="0" w:line="240" w:lineRule="auto"/>
              <w:jc w:val="center"/>
              <w:rPr>
                <w:rFonts w:ascii="Calibri" w:eastAsiaTheme="minorHAnsi" w:hAnsi="Calibri" w:cs="Calibri"/>
                <w:color w:val="000000"/>
                <w:lang w:val="en-GB" w:eastAsia="en-US"/>
              </w:rPr>
            </w:pPr>
            <w:r>
              <w:rPr>
                <w:rFonts w:ascii="Calibri" w:eastAsiaTheme="minorHAnsi" w:hAnsi="Calibri" w:cs="Calibri"/>
                <w:color w:val="000000"/>
                <w:lang w:val="en-GB" w:eastAsia="en-US"/>
              </w:rPr>
              <w:t>Phd Student</w:t>
            </w:r>
          </w:p>
        </w:tc>
        <w:tc>
          <w:tcPr>
            <w:tcW w:w="0" w:type="auto"/>
          </w:tcPr>
          <w:p w14:paraId="1584AF31"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c>
          <w:tcPr>
            <w:tcW w:w="0" w:type="auto"/>
          </w:tcPr>
          <w:p w14:paraId="1E41B6EE" w14:textId="77777777" w:rsidR="00373D3A" w:rsidRDefault="00373D3A" w:rsidP="00B47935">
            <w:pPr>
              <w:autoSpaceDE w:val="0"/>
              <w:autoSpaceDN w:val="0"/>
              <w:adjustRightInd w:val="0"/>
              <w:spacing w:before="0" w:line="240" w:lineRule="auto"/>
              <w:rPr>
                <w:rFonts w:ascii="Calibri" w:eastAsiaTheme="minorHAnsi" w:hAnsi="Calibri" w:cs="Calibri"/>
                <w:color w:val="000000"/>
                <w:lang w:val="en-GB" w:eastAsia="en-US"/>
              </w:rPr>
            </w:pPr>
          </w:p>
        </w:tc>
      </w:tr>
    </w:tbl>
    <w:p w14:paraId="7EE102A8" w14:textId="495F33CF" w:rsidR="00622AE2" w:rsidRPr="002D48D4" w:rsidRDefault="00346898" w:rsidP="00B47935">
      <w:pPr>
        <w:autoSpaceDE w:val="0"/>
        <w:autoSpaceDN w:val="0"/>
        <w:adjustRightInd w:val="0"/>
        <w:spacing w:before="0" w:line="240" w:lineRule="auto"/>
        <w:rPr>
          <w:rFonts w:ascii="Calibri" w:eastAsiaTheme="minorHAnsi" w:hAnsi="Calibri" w:cs="Calibri"/>
          <w:color w:val="000000"/>
          <w:lang w:val="en-GB" w:eastAsia="en-US"/>
        </w:rPr>
      </w:pPr>
      <w:r>
        <w:rPr>
          <w:rFonts w:ascii="Calibri" w:eastAsiaTheme="minorHAnsi" w:hAnsi="Calibri" w:cs="Calibri"/>
          <w:color w:val="000000"/>
          <w:lang w:val="en-GB" w:eastAsia="en-US"/>
        </w:rPr>
        <w:t>*</w:t>
      </w:r>
      <w:r w:rsidRPr="00346898">
        <w:rPr>
          <w:rFonts w:ascii="Calibri" w:eastAsiaTheme="minorHAnsi" w:hAnsi="Calibri" w:cs="Calibri"/>
          <w:color w:val="000000"/>
          <w:lang w:val="en-GB" w:eastAsia="en-US"/>
        </w:rPr>
        <w:t xml:space="preserve"> </w:t>
      </w:r>
      <w:r>
        <w:rPr>
          <w:rFonts w:ascii="Calibri" w:eastAsiaTheme="minorHAnsi" w:hAnsi="Calibri" w:cs="Calibri"/>
          <w:color w:val="000000"/>
          <w:lang w:val="en-GB" w:eastAsia="en-US"/>
        </w:rPr>
        <w:t>Listed in task description</w:t>
      </w:r>
    </w:p>
    <w:p w14:paraId="7962EBA5" w14:textId="63A6EFEB" w:rsidR="00FF04CD" w:rsidRDefault="0023688D" w:rsidP="00B47935">
      <w:pPr>
        <w:pStyle w:val="Heading1"/>
        <w:numPr>
          <w:ilvl w:val="0"/>
          <w:numId w:val="5"/>
        </w:numPr>
        <w:spacing w:line="240" w:lineRule="auto"/>
        <w:rPr>
          <w:rFonts w:eastAsia="Times New Roman"/>
          <w:lang w:val="en-GB" w:eastAsia="ja-JP"/>
        </w:rPr>
      </w:pPr>
      <w:r w:rsidRPr="0023688D">
        <w:rPr>
          <w:rFonts w:eastAsia="Times New Roman"/>
          <w:lang w:val="en-GB" w:eastAsia="ja-JP"/>
        </w:rPr>
        <w:t>Organisation and implementation of the project</w:t>
      </w:r>
      <w:r w:rsidR="00E714C9">
        <w:rPr>
          <w:rFonts w:eastAsia="Times New Roman"/>
          <w:lang w:val="en-GB" w:eastAsia="ja-JP"/>
        </w:rPr>
        <w:t>4</w:t>
      </w:r>
    </w:p>
    <w:p w14:paraId="4BA44689" w14:textId="0536BFFF" w:rsidR="00CC7F3A" w:rsidRPr="00E714C9" w:rsidRDefault="00DC24A3" w:rsidP="00B47935">
      <w:pPr>
        <w:pStyle w:val="Heading2"/>
        <w:numPr>
          <w:ilvl w:val="0"/>
          <w:numId w:val="7"/>
        </w:numPr>
        <w:spacing w:line="240" w:lineRule="auto"/>
        <w:rPr>
          <w:rFonts w:eastAsia="MS Mincho"/>
          <w:lang w:val="en-GB" w:eastAsia="ja-JP"/>
        </w:rPr>
      </w:pPr>
      <w:bookmarkStart w:id="78" w:name="_Toc470185121"/>
      <w:r>
        <w:t>Scientific coordinator</w:t>
      </w:r>
      <w:bookmarkEnd w:id="78"/>
      <w:r>
        <w:t xml:space="preserve"> and its consortium / its team</w:t>
      </w:r>
    </w:p>
    <w:p w14:paraId="3E077EDB" w14:textId="77777777" w:rsidR="00E714C9" w:rsidRPr="00E714C9" w:rsidRDefault="00E714C9" w:rsidP="00AE02C2">
      <w:pPr>
        <w:autoSpaceDE w:val="0"/>
        <w:autoSpaceDN w:val="0"/>
        <w:adjustRightInd w:val="0"/>
        <w:spacing w:after="0" w:line="276" w:lineRule="auto"/>
        <w:rPr>
          <w:rFonts w:ascii="Calibri" w:eastAsiaTheme="minorHAnsi" w:hAnsi="Calibri" w:cs="Calibri"/>
          <w:color w:val="000000"/>
          <w:lang w:val="en-GB" w:eastAsia="en-US"/>
        </w:rPr>
      </w:pPr>
      <w:r w:rsidRPr="00E714C9">
        <w:rPr>
          <w:rFonts w:ascii="Calibri-Bold" w:eastAsiaTheme="minorHAnsi" w:hAnsi="Calibri-Bold" w:cs="Calibri-Bold"/>
          <w:b/>
          <w:bCs/>
          <w:color w:val="000000"/>
          <w:lang w:val="en-GB" w:eastAsia="en-US"/>
        </w:rPr>
        <w:t>Scientific coordinator: Sébastien Gasc</w:t>
      </w:r>
      <w:r w:rsidRPr="00E714C9">
        <w:rPr>
          <w:rFonts w:ascii="Calibri" w:eastAsiaTheme="minorHAnsi" w:hAnsi="Calibri" w:cs="Calibri"/>
          <w:color w:val="000000"/>
          <w:lang w:val="en-GB" w:eastAsia="en-US"/>
        </w:rPr>
        <w:t>, 40 years old.</w:t>
      </w:r>
    </w:p>
    <w:p w14:paraId="409A5E97" w14:textId="4623E0CC" w:rsidR="00E714C9" w:rsidRPr="00E714C9" w:rsidRDefault="00E714C9" w:rsidP="006609C2">
      <w:pPr>
        <w:autoSpaceDE w:val="0"/>
        <w:autoSpaceDN w:val="0"/>
        <w:adjustRightInd w:val="0"/>
        <w:spacing w:before="0" w:line="276" w:lineRule="auto"/>
        <w:rPr>
          <w:rFonts w:asciiTheme="minorHAnsi" w:hAnsiTheme="minorHAnsi" w:cstheme="minorHAnsi"/>
          <w:bCs/>
          <w:lang w:val="en-GB"/>
        </w:rPr>
      </w:pPr>
      <w:r w:rsidRPr="00E714C9">
        <w:rPr>
          <w:rFonts w:asciiTheme="minorHAnsi" w:hAnsiTheme="minorHAnsi" w:cstheme="minorHAnsi"/>
          <w:bCs/>
          <w:lang w:val="en-GB"/>
        </w:rPr>
        <w:t>Sébastien Gasc is an archaeologist who specializes in the coinage of Islamic Medieval West, especially those minted in al-Andalus. He completed a PhD (2015, University of Paris IV Sorbonne), focusing on 8</w:t>
      </w:r>
      <w:r w:rsidRPr="00E714C9">
        <w:rPr>
          <w:rFonts w:asciiTheme="minorHAnsi" w:hAnsiTheme="minorHAnsi" w:cstheme="minorHAnsi"/>
          <w:bCs/>
          <w:vertAlign w:val="superscript"/>
          <w:lang w:val="en-GB"/>
        </w:rPr>
        <w:t>th</w:t>
      </w:r>
      <w:r w:rsidRPr="00E714C9">
        <w:rPr>
          <w:rFonts w:asciiTheme="minorHAnsi" w:hAnsiTheme="minorHAnsi" w:cstheme="minorHAnsi"/>
          <w:bCs/>
          <w:lang w:val="en-GB"/>
        </w:rPr>
        <w:t xml:space="preserve"> and 9</w:t>
      </w:r>
      <w:r w:rsidRPr="00E714C9">
        <w:rPr>
          <w:rFonts w:asciiTheme="minorHAnsi" w:hAnsiTheme="minorHAnsi" w:cstheme="minorHAnsi"/>
          <w:bCs/>
          <w:vertAlign w:val="superscript"/>
          <w:lang w:val="en-GB"/>
        </w:rPr>
        <w:t>th</w:t>
      </w:r>
      <w:r w:rsidRPr="00E714C9">
        <w:rPr>
          <w:rFonts w:asciiTheme="minorHAnsi" w:hAnsiTheme="minorHAnsi" w:cstheme="minorHAnsi"/>
          <w:bCs/>
          <w:lang w:val="en-GB"/>
        </w:rPr>
        <w:t xml:space="preserve"> centuries coins findings and hoards in the North of the Iberian Peninsula. After his PhD, he has worked for various universities, published around 15 articles about Islamic medieval numismatics, including a study on the circulation of coins between North Africa and al-Andalus, and co-wrote a book dedicated to an important archaeological site in northern al-Andalus</w:t>
      </w:r>
      <w:r w:rsidR="000C2388">
        <w:rPr>
          <w:rFonts w:asciiTheme="minorHAnsi" w:hAnsiTheme="minorHAnsi" w:cstheme="minorHAnsi"/>
          <w:bCs/>
          <w:lang w:val="en-GB"/>
        </w:rPr>
        <w:t xml:space="preserve"> </w:t>
      </w:r>
      <w:r w:rsidR="000C2388" w:rsidRPr="000C2388">
        <w:rPr>
          <w:rFonts w:asciiTheme="minorHAnsi" w:hAnsiTheme="minorHAnsi" w:cstheme="minorHAnsi"/>
          <w:bCs/>
          <w:lang w:val="en-GB"/>
        </w:rPr>
        <w:t>from which several 11th-century dirham fragments are included in the provisional corpus</w:t>
      </w:r>
      <w:r w:rsidR="001B1C2F">
        <w:rPr>
          <w:rFonts w:asciiTheme="minorHAnsi" w:hAnsiTheme="minorHAnsi" w:cstheme="minorHAnsi"/>
          <w:bCs/>
          <w:lang w:val="en-GB"/>
        </w:rPr>
        <w:t xml:space="preserve"> </w:t>
      </w:r>
      <w:r w:rsidR="001B1C2F" w:rsidRPr="001B1C2F">
        <w:rPr>
          <w:rFonts w:asciiTheme="minorHAnsi" w:hAnsiTheme="minorHAnsi" w:cstheme="minorHAnsi"/>
          <w:b/>
          <w:lang w:val="en-GB"/>
        </w:rPr>
        <w:t>[3</w:t>
      </w:r>
      <w:r w:rsidR="000C2388">
        <w:rPr>
          <w:rFonts w:asciiTheme="minorHAnsi" w:hAnsiTheme="minorHAnsi" w:cstheme="minorHAnsi"/>
          <w:b/>
          <w:lang w:val="en-GB"/>
        </w:rPr>
        <w:t>6</w:t>
      </w:r>
      <w:r w:rsidR="001B1C2F" w:rsidRPr="001B1C2F">
        <w:rPr>
          <w:rFonts w:asciiTheme="minorHAnsi" w:hAnsiTheme="minorHAnsi" w:cstheme="minorHAnsi"/>
          <w:b/>
          <w:lang w:val="en-GB"/>
        </w:rPr>
        <w:t>]</w:t>
      </w:r>
      <w:r w:rsidRPr="00E714C9">
        <w:rPr>
          <w:rFonts w:asciiTheme="minorHAnsi" w:hAnsiTheme="minorHAnsi" w:cstheme="minorHAnsi"/>
          <w:bCs/>
          <w:lang w:val="en-GB"/>
        </w:rPr>
        <w:t>. Since 2023, he is a CNRS researcher (IRAMAT, UMR 7065). In th</w:t>
      </w:r>
      <w:r w:rsidR="000C2388">
        <w:rPr>
          <w:rFonts w:asciiTheme="minorHAnsi" w:hAnsiTheme="minorHAnsi" w:cstheme="minorHAnsi"/>
          <w:bCs/>
          <w:lang w:val="en-GB"/>
        </w:rPr>
        <w:t xml:space="preserve">e </w:t>
      </w:r>
      <w:r w:rsidR="000C2388" w:rsidRPr="000C2388">
        <w:rPr>
          <w:rFonts w:asciiTheme="minorHAnsi" w:hAnsiTheme="minorHAnsi" w:cstheme="minorHAnsi"/>
          <w:bCs/>
          <w:color w:val="FF0000"/>
          <w:lang w:val="en-GB"/>
        </w:rPr>
        <w:t>ALMACIR</w:t>
      </w:r>
      <w:r w:rsidRPr="000C2388">
        <w:rPr>
          <w:rFonts w:asciiTheme="minorHAnsi" w:hAnsiTheme="minorHAnsi" w:cstheme="minorHAnsi"/>
          <w:bCs/>
          <w:color w:val="FF0000"/>
          <w:lang w:val="en-GB"/>
        </w:rPr>
        <w:t xml:space="preserve"> </w:t>
      </w:r>
      <w:r w:rsidRPr="00E714C9">
        <w:rPr>
          <w:rFonts w:asciiTheme="minorHAnsi" w:hAnsiTheme="minorHAnsi" w:cstheme="minorHAnsi"/>
          <w:bCs/>
          <w:lang w:val="en-GB"/>
        </w:rPr>
        <w:t>project, he will be particularly involved in coordination activities, numismatics studies, constitution of the dataset and integration of all scientific results.</w:t>
      </w:r>
    </w:p>
    <w:p w14:paraId="0EE01168" w14:textId="77777777" w:rsidR="00E714C9" w:rsidRPr="00E714C9" w:rsidRDefault="00E714C9" w:rsidP="006609C2">
      <w:pPr>
        <w:autoSpaceDE w:val="0"/>
        <w:autoSpaceDN w:val="0"/>
        <w:adjustRightInd w:val="0"/>
        <w:spacing w:after="0" w:line="276" w:lineRule="auto"/>
        <w:rPr>
          <w:rFonts w:ascii="Calibri-Bold" w:eastAsiaTheme="minorHAnsi" w:hAnsi="Calibri-Bold" w:cs="Calibri-Bold"/>
          <w:b/>
          <w:bCs/>
          <w:color w:val="000000"/>
          <w:lang w:val="en-GB" w:eastAsia="en-US"/>
        </w:rPr>
      </w:pPr>
      <w:r w:rsidRPr="00E714C9">
        <w:rPr>
          <w:rFonts w:ascii="Calibri-Bold" w:eastAsiaTheme="minorHAnsi" w:hAnsi="Calibri-Bold" w:cs="Calibri-Bold"/>
          <w:b/>
          <w:bCs/>
          <w:color w:val="000000"/>
          <w:lang w:val="en-GB" w:eastAsia="en-US"/>
        </w:rPr>
        <w:t xml:space="preserve">Scientific </w:t>
      </w:r>
      <w:r w:rsidRPr="00E714C9">
        <w:rPr>
          <w:rFonts w:ascii="Calibri-Bold" w:eastAsiaTheme="minorHAnsi" w:hAnsi="Calibri-Bold" w:cs="Calibri-Bold"/>
          <w:b/>
          <w:bCs/>
          <w:color w:val="FF5E69"/>
          <w:lang w:val="en-GB" w:eastAsia="en-US"/>
        </w:rPr>
        <w:t xml:space="preserve">ALMACIR </w:t>
      </w:r>
      <w:r w:rsidRPr="00E714C9">
        <w:rPr>
          <w:rFonts w:ascii="Calibri-Bold" w:eastAsiaTheme="minorHAnsi" w:hAnsi="Calibri-Bold" w:cs="Calibri-Bold"/>
          <w:b/>
          <w:bCs/>
          <w:color w:val="000000"/>
          <w:lang w:val="en-GB" w:eastAsia="en-US"/>
        </w:rPr>
        <w:t>team:</w:t>
      </w:r>
    </w:p>
    <w:p w14:paraId="45087FD9" w14:textId="178B942D" w:rsidR="00E714C9" w:rsidRDefault="00E714C9" w:rsidP="00AE02C2">
      <w:pPr>
        <w:autoSpaceDE w:val="0"/>
        <w:autoSpaceDN w:val="0"/>
        <w:adjustRightInd w:val="0"/>
        <w:spacing w:before="0" w:after="0" w:line="276" w:lineRule="auto"/>
        <w:rPr>
          <w:rFonts w:ascii="Calibri" w:hAnsi="Calibri"/>
          <w:bCs/>
          <w:iCs/>
          <w:lang w:val="en-GB"/>
        </w:rPr>
      </w:pPr>
      <w:r w:rsidRPr="00E714C9">
        <w:rPr>
          <w:rFonts w:ascii="Calibri-Bold" w:eastAsiaTheme="minorHAnsi" w:hAnsi="Calibri-Bold" w:cs="Calibri-Bold"/>
          <w:b/>
          <w:bCs/>
          <w:color w:val="FF5E69"/>
          <w:lang w:val="en-GB" w:eastAsia="en-US"/>
        </w:rPr>
        <w:t xml:space="preserve">ALMACIR </w:t>
      </w:r>
      <w:r w:rsidRPr="00E714C9">
        <w:rPr>
          <w:rFonts w:ascii="Calibri" w:eastAsiaTheme="minorHAnsi" w:hAnsi="Calibri" w:cs="Calibri"/>
          <w:color w:val="000000"/>
          <w:lang w:val="en-GB" w:eastAsia="en-US"/>
        </w:rPr>
        <w:t>gathers a multidisciplinary panel of researchers with expertise in</w:t>
      </w:r>
      <w:r w:rsidR="005277E0">
        <w:rPr>
          <w:rFonts w:ascii="Calibri" w:eastAsiaTheme="minorHAnsi" w:hAnsi="Calibri" w:cs="Calibri"/>
          <w:color w:val="000000"/>
          <w:lang w:val="en-GB" w:eastAsia="en-US"/>
        </w:rPr>
        <w:t xml:space="preserve"> </w:t>
      </w:r>
      <w:r w:rsidR="005277E0" w:rsidRPr="005277E0">
        <w:rPr>
          <w:rFonts w:ascii="Calibri" w:eastAsiaTheme="minorHAnsi" w:hAnsi="Calibri" w:cs="Calibri"/>
          <w:color w:val="000000"/>
          <w:lang w:val="en-GB" w:eastAsia="en-US"/>
        </w:rPr>
        <w:t>in all areas necessary for the successful completion of the project.</w:t>
      </w:r>
      <w:r w:rsidR="005277E0">
        <w:rPr>
          <w:rFonts w:ascii="Calibri" w:eastAsiaTheme="minorHAnsi" w:hAnsi="Calibri" w:cs="Calibri"/>
          <w:color w:val="000000"/>
          <w:lang w:val="en-GB" w:eastAsia="en-US"/>
        </w:rPr>
        <w:t xml:space="preserve"> </w:t>
      </w:r>
      <w:r w:rsidR="005277E0" w:rsidRPr="00D71AAC">
        <w:rPr>
          <w:rFonts w:ascii="Calibri" w:hAnsi="Calibri"/>
          <w:bCs/>
          <w:iCs/>
          <w:lang w:val="en-GB"/>
        </w:rPr>
        <w:t>M</w:t>
      </w:r>
      <w:r w:rsidR="005277E0">
        <w:rPr>
          <w:rFonts w:ascii="Calibri" w:hAnsi="Calibri"/>
          <w:bCs/>
          <w:iCs/>
          <w:lang w:val="en-GB"/>
        </w:rPr>
        <w:t>aryse</w:t>
      </w:r>
      <w:r w:rsidR="005277E0" w:rsidRPr="00D71AAC">
        <w:rPr>
          <w:rFonts w:ascii="Calibri" w:hAnsi="Calibri"/>
          <w:bCs/>
          <w:iCs/>
          <w:lang w:val="en-GB"/>
        </w:rPr>
        <w:t xml:space="preserve"> Blet-Lemarquand is a specialist in the archaeometry of coined metals, particularly for the analysis and tracing of gold coins</w:t>
      </w:r>
      <w:r w:rsidR="005277E0">
        <w:rPr>
          <w:rFonts w:ascii="Calibri" w:hAnsi="Calibri"/>
          <w:bCs/>
          <w:iCs/>
          <w:lang w:val="en-GB"/>
        </w:rPr>
        <w:t xml:space="preserve">. </w:t>
      </w:r>
      <w:r w:rsidR="005277E0" w:rsidRPr="005277E0">
        <w:rPr>
          <w:rFonts w:ascii="Calibri" w:hAnsi="Calibri"/>
          <w:bCs/>
          <w:iCs/>
          <w:lang w:val="en-GB"/>
        </w:rPr>
        <w:t>She has published studies on analysis methods</w:t>
      </w:r>
      <w:r w:rsidR="005277E0">
        <w:rPr>
          <w:rFonts w:ascii="Calibri" w:hAnsi="Calibri"/>
          <w:bCs/>
          <w:iCs/>
          <w:lang w:val="en-GB"/>
        </w:rPr>
        <w:t xml:space="preserve"> </w:t>
      </w:r>
      <w:r w:rsidR="005277E0" w:rsidRPr="005277E0">
        <w:rPr>
          <w:rFonts w:ascii="Calibri" w:hAnsi="Calibri"/>
          <w:bCs/>
          <w:iCs/>
          <w:lang w:val="en-GB"/>
        </w:rPr>
        <w:t>and participated in several projects on gold coins.</w:t>
      </w:r>
      <w:r w:rsidR="005277E0">
        <w:rPr>
          <w:rFonts w:ascii="Calibri" w:hAnsi="Calibri"/>
          <w:bCs/>
          <w:iCs/>
          <w:lang w:val="en-GB"/>
        </w:rPr>
        <w:t xml:space="preserve"> </w:t>
      </w:r>
      <w:r w:rsidR="005277E0" w:rsidRPr="00D71AAC">
        <w:rPr>
          <w:rFonts w:ascii="Calibri" w:hAnsi="Calibri"/>
          <w:bCs/>
          <w:iCs/>
          <w:lang w:val="en-GB"/>
        </w:rPr>
        <w:t>G</w:t>
      </w:r>
      <w:r w:rsidR="005277E0">
        <w:rPr>
          <w:rFonts w:ascii="Calibri" w:hAnsi="Calibri"/>
          <w:bCs/>
          <w:iCs/>
          <w:lang w:val="en-GB"/>
        </w:rPr>
        <w:t>uillaume</w:t>
      </w:r>
      <w:r w:rsidR="005277E0" w:rsidRPr="00D71AAC">
        <w:rPr>
          <w:rFonts w:ascii="Calibri" w:hAnsi="Calibri"/>
          <w:bCs/>
          <w:iCs/>
          <w:lang w:val="en-GB"/>
        </w:rPr>
        <w:t xml:space="preserve"> Sarah </w:t>
      </w:r>
      <w:r w:rsidR="00805CD7">
        <w:rPr>
          <w:rFonts w:ascii="Calibri" w:hAnsi="Calibri"/>
          <w:bCs/>
          <w:iCs/>
          <w:lang w:val="en-GB"/>
        </w:rPr>
        <w:t xml:space="preserve">is a renowned specialist in </w:t>
      </w:r>
      <w:r w:rsidR="00805CD7" w:rsidRPr="00805CD7">
        <w:rPr>
          <w:rFonts w:ascii="Calibri" w:hAnsi="Calibri"/>
          <w:bCs/>
          <w:iCs/>
          <w:lang w:val="en-GB"/>
        </w:rPr>
        <w:t xml:space="preserve">the production and distribution of silver, particularly in the medieval period, through mining archaeology, experiments in ancient metallurgy, the study of </w:t>
      </w:r>
      <w:r w:rsidR="00805CD7">
        <w:rPr>
          <w:rFonts w:ascii="Calibri" w:hAnsi="Calibri"/>
          <w:bCs/>
          <w:iCs/>
          <w:lang w:val="en-GB"/>
        </w:rPr>
        <w:t>coinage</w:t>
      </w:r>
      <w:r w:rsidR="00805CD7" w:rsidRPr="00805CD7">
        <w:rPr>
          <w:rFonts w:ascii="Calibri" w:hAnsi="Calibri"/>
          <w:bCs/>
          <w:iCs/>
          <w:lang w:val="en-GB"/>
        </w:rPr>
        <w:t xml:space="preserve"> techniques, numismatic</w:t>
      </w:r>
      <w:r w:rsidR="00805CD7">
        <w:rPr>
          <w:rFonts w:ascii="Calibri" w:hAnsi="Calibri"/>
          <w:bCs/>
          <w:iCs/>
          <w:lang w:val="en-GB"/>
        </w:rPr>
        <w:t xml:space="preserve">s </w:t>
      </w:r>
      <w:r w:rsidR="00805CD7" w:rsidRPr="00805CD7">
        <w:rPr>
          <w:rFonts w:ascii="Calibri" w:hAnsi="Calibri"/>
          <w:bCs/>
          <w:iCs/>
          <w:lang w:val="en-GB"/>
        </w:rPr>
        <w:t>and elemental and isotopic analysis</w:t>
      </w:r>
      <w:r w:rsidR="005277E0" w:rsidRPr="00805CD7">
        <w:rPr>
          <w:rFonts w:ascii="Calibri" w:hAnsi="Calibri"/>
          <w:bCs/>
          <w:iCs/>
          <w:lang w:val="en-GB"/>
        </w:rPr>
        <w:t xml:space="preserve">. </w:t>
      </w:r>
      <w:r w:rsidR="00805CD7">
        <w:rPr>
          <w:rFonts w:ascii="Calibri" w:hAnsi="Calibri"/>
          <w:bCs/>
          <w:iCs/>
          <w:lang w:val="en-GB"/>
        </w:rPr>
        <w:t>H</w:t>
      </w:r>
      <w:r w:rsidR="005277E0" w:rsidRPr="00805CD7">
        <w:rPr>
          <w:rFonts w:ascii="Calibri" w:hAnsi="Calibri"/>
          <w:bCs/>
          <w:iCs/>
          <w:lang w:val="en-GB"/>
        </w:rPr>
        <w:t>e has taken part in a number of projects and, with the project coordinator, carried out the first series of analyses on the dirhams of al-Andalus.</w:t>
      </w:r>
      <w:r w:rsidR="00144877" w:rsidRPr="00805CD7">
        <w:rPr>
          <w:rFonts w:ascii="Calibri" w:hAnsi="Calibri"/>
          <w:bCs/>
          <w:iCs/>
          <w:lang w:val="en-GB"/>
        </w:rPr>
        <w:t xml:space="preserve"> In addition to their methodological expertise, they will both be involved in carrying out the</w:t>
      </w:r>
      <w:r w:rsidR="00805CD7">
        <w:rPr>
          <w:rFonts w:ascii="Calibri" w:hAnsi="Calibri"/>
          <w:bCs/>
          <w:iCs/>
          <w:lang w:val="en-GB"/>
        </w:rPr>
        <w:t xml:space="preserve"> elemental</w:t>
      </w:r>
      <w:r w:rsidR="00144877" w:rsidRPr="00805CD7">
        <w:rPr>
          <w:rFonts w:ascii="Calibri" w:hAnsi="Calibri"/>
          <w:bCs/>
          <w:iCs/>
          <w:lang w:val="en-GB"/>
        </w:rPr>
        <w:t xml:space="preserve"> analyses</w:t>
      </w:r>
      <w:r w:rsidR="00144877" w:rsidRPr="00DF2E12">
        <w:rPr>
          <w:rFonts w:ascii="Calibri" w:hAnsi="Calibri"/>
          <w:bCs/>
          <w:iCs/>
          <w:lang w:val="en-GB"/>
        </w:rPr>
        <w:t>.</w:t>
      </w:r>
    </w:p>
    <w:p w14:paraId="518DD988" w14:textId="10EF2FDF" w:rsidR="0093331F" w:rsidRDefault="00144877" w:rsidP="00AE02C2">
      <w:pPr>
        <w:autoSpaceDE w:val="0"/>
        <w:autoSpaceDN w:val="0"/>
        <w:adjustRightInd w:val="0"/>
        <w:spacing w:before="0" w:after="0" w:line="276" w:lineRule="auto"/>
        <w:rPr>
          <w:rFonts w:ascii="Calibri" w:hAnsi="Calibri"/>
          <w:bCs/>
          <w:iCs/>
          <w:lang w:val="en-GB"/>
        </w:rPr>
      </w:pPr>
      <w:r w:rsidRPr="00D71AAC">
        <w:rPr>
          <w:rFonts w:ascii="Calibri" w:hAnsi="Calibri"/>
          <w:bCs/>
          <w:iCs/>
          <w:lang w:val="en-GB"/>
        </w:rPr>
        <w:t>M</w:t>
      </w:r>
      <w:r>
        <w:rPr>
          <w:rFonts w:ascii="Calibri" w:hAnsi="Calibri"/>
          <w:bCs/>
          <w:iCs/>
          <w:lang w:val="en-GB"/>
        </w:rPr>
        <w:t>a</w:t>
      </w:r>
      <w:r w:rsidRPr="00D71AAC">
        <w:rPr>
          <w:rFonts w:ascii="Calibri" w:hAnsi="Calibri"/>
          <w:bCs/>
          <w:iCs/>
          <w:lang w:val="en-GB"/>
        </w:rPr>
        <w:t>r</w:t>
      </w:r>
      <w:r>
        <w:rPr>
          <w:rFonts w:ascii="Calibri" w:hAnsi="Calibri"/>
          <w:bCs/>
          <w:iCs/>
          <w:lang w:val="en-GB"/>
        </w:rPr>
        <w:t>c</w:t>
      </w:r>
      <w:r w:rsidRPr="00D71AAC">
        <w:rPr>
          <w:rFonts w:ascii="Calibri" w:hAnsi="Calibri"/>
          <w:bCs/>
          <w:iCs/>
          <w:lang w:val="en-GB"/>
        </w:rPr>
        <w:t xml:space="preserve"> Bompaire</w:t>
      </w:r>
      <w:r w:rsidR="00E45A83">
        <w:rPr>
          <w:rFonts w:ascii="Calibri" w:hAnsi="Calibri"/>
          <w:bCs/>
          <w:iCs/>
          <w:lang w:val="en-GB"/>
        </w:rPr>
        <w:t xml:space="preserve"> </w:t>
      </w:r>
      <w:r w:rsidR="001B1C2F">
        <w:rPr>
          <w:rFonts w:ascii="Calibri" w:hAnsi="Calibri"/>
          <w:bCs/>
          <w:iCs/>
          <w:lang w:val="en-GB"/>
        </w:rPr>
        <w:t xml:space="preserve">is </w:t>
      </w:r>
      <w:r w:rsidR="00E45A83" w:rsidRPr="00E45A83">
        <w:rPr>
          <w:rFonts w:ascii="Calibri" w:hAnsi="Calibri"/>
          <w:bCs/>
          <w:iCs/>
          <w:lang w:val="en-GB"/>
        </w:rPr>
        <w:t xml:space="preserve">director of research at the </w:t>
      </w:r>
      <w:r w:rsidR="00E45A83">
        <w:rPr>
          <w:rFonts w:ascii="Calibri" w:hAnsi="Calibri"/>
          <w:bCs/>
          <w:iCs/>
          <w:lang w:val="en-GB"/>
        </w:rPr>
        <w:t>CNRS</w:t>
      </w:r>
      <w:r w:rsidR="00E45A83" w:rsidRPr="00E45A83">
        <w:rPr>
          <w:rFonts w:ascii="Calibri" w:hAnsi="Calibri"/>
          <w:bCs/>
          <w:iCs/>
          <w:lang w:val="en-GB"/>
        </w:rPr>
        <w:t xml:space="preserve"> and holder of the chair in Numismatics and the Monetary Economy of the Medieval and Modern West</w:t>
      </w:r>
      <w:r w:rsidR="001B1C2F">
        <w:rPr>
          <w:rFonts w:ascii="Calibri" w:hAnsi="Calibri"/>
          <w:bCs/>
          <w:iCs/>
          <w:lang w:val="en-GB"/>
        </w:rPr>
        <w:t xml:space="preserve"> in EPHE</w:t>
      </w:r>
      <w:r w:rsidR="00E45A83" w:rsidRPr="00E45A83">
        <w:rPr>
          <w:rFonts w:ascii="Calibri" w:hAnsi="Calibri"/>
          <w:bCs/>
          <w:iCs/>
          <w:lang w:val="en-GB"/>
        </w:rPr>
        <w:t>. He is recognised as the leading specialist in medieval numismatics in France, and his expertise will be invaluable in addressing the monetary and economic issues raised by the project.</w:t>
      </w:r>
      <w:r w:rsidR="0093331F">
        <w:rPr>
          <w:rFonts w:ascii="Calibri" w:hAnsi="Calibri"/>
          <w:bCs/>
          <w:iCs/>
          <w:lang w:val="en-GB"/>
        </w:rPr>
        <w:t xml:space="preserve"> </w:t>
      </w:r>
      <w:r w:rsidR="0093331F" w:rsidRPr="0093331F">
        <w:rPr>
          <w:rFonts w:ascii="Calibri" w:hAnsi="Calibri"/>
          <w:bCs/>
          <w:iCs/>
          <w:lang w:val="en-GB"/>
        </w:rPr>
        <w:t>The numismatic section will also be able to draw on the work of a doctoral student specially recruited for this purpose. In order to complement the team's other profiles, this will preferably be a specialist in al-Andalus coins minted between the 11th and 13th centuries</w:t>
      </w:r>
      <w:r w:rsidR="0093331F">
        <w:rPr>
          <w:rFonts w:ascii="Calibri" w:hAnsi="Calibri"/>
          <w:bCs/>
          <w:iCs/>
          <w:lang w:val="en-GB"/>
        </w:rPr>
        <w:t xml:space="preserve">, </w:t>
      </w:r>
      <w:r w:rsidR="0093331F" w:rsidRPr="0093331F">
        <w:rPr>
          <w:rFonts w:ascii="Calibri" w:hAnsi="Calibri"/>
          <w:bCs/>
          <w:iCs/>
          <w:lang w:val="en-GB"/>
        </w:rPr>
        <w:t xml:space="preserve">with a good knowledge </w:t>
      </w:r>
      <w:r w:rsidR="0093331F" w:rsidRPr="00474AB2">
        <w:rPr>
          <w:rFonts w:ascii="Calibri" w:hAnsi="Calibri"/>
          <w:bCs/>
          <w:iCs/>
          <w:lang w:val="en-GB"/>
        </w:rPr>
        <w:t>of the coinage of the Taifa kingdoms, a period for which the imperfectly known coins are a source of great interest.</w:t>
      </w:r>
      <w:r w:rsidR="0093331F">
        <w:rPr>
          <w:rFonts w:ascii="Calibri" w:hAnsi="Calibri"/>
          <w:bCs/>
          <w:iCs/>
          <w:lang w:val="en-GB"/>
        </w:rPr>
        <w:t xml:space="preserve"> </w:t>
      </w:r>
    </w:p>
    <w:p w14:paraId="677D798F" w14:textId="17B3247D" w:rsidR="00C9141F" w:rsidRDefault="008373EA" w:rsidP="00AE02C2">
      <w:pPr>
        <w:autoSpaceDE w:val="0"/>
        <w:autoSpaceDN w:val="0"/>
        <w:adjustRightInd w:val="0"/>
        <w:spacing w:before="0" w:after="0" w:line="276" w:lineRule="auto"/>
        <w:rPr>
          <w:rFonts w:ascii="Calibri" w:hAnsi="Calibri"/>
          <w:bCs/>
          <w:iCs/>
          <w:lang w:val="en-GB"/>
        </w:rPr>
      </w:pPr>
      <w:r w:rsidRPr="008373EA">
        <w:rPr>
          <w:rFonts w:ascii="Calibri" w:hAnsi="Calibri"/>
          <w:bCs/>
          <w:iCs/>
          <w:lang w:val="en-GB"/>
        </w:rPr>
        <w:t xml:space="preserve">For archaeological research, the team will be able to call on the expertise of </w:t>
      </w:r>
      <w:r w:rsidRPr="00D71AAC">
        <w:rPr>
          <w:rFonts w:ascii="Calibri" w:hAnsi="Calibri"/>
          <w:bCs/>
          <w:iCs/>
          <w:lang w:val="en-GB"/>
        </w:rPr>
        <w:t>Fl</w:t>
      </w:r>
      <w:r>
        <w:rPr>
          <w:rFonts w:ascii="Calibri" w:hAnsi="Calibri"/>
          <w:bCs/>
          <w:iCs/>
          <w:lang w:val="en-GB"/>
        </w:rPr>
        <w:t>orian</w:t>
      </w:r>
      <w:r w:rsidRPr="00D71AAC">
        <w:rPr>
          <w:rFonts w:ascii="Calibri" w:hAnsi="Calibri"/>
          <w:bCs/>
          <w:iCs/>
          <w:lang w:val="en-GB"/>
        </w:rPr>
        <w:t xml:space="preserve"> Téreygeol</w:t>
      </w:r>
      <w:r w:rsidRPr="008373EA">
        <w:rPr>
          <w:rFonts w:ascii="Calibri" w:hAnsi="Calibri"/>
          <w:bCs/>
          <w:iCs/>
          <w:lang w:val="en-GB"/>
        </w:rPr>
        <w:t>, director of research at the CNRS and a recognised specialist in mining archaeology. He is perfectly familiar with the problems of mining in the Muslim Middle Ages, particularly since his study of</w:t>
      </w:r>
      <w:r>
        <w:rPr>
          <w:rFonts w:ascii="Calibri" w:hAnsi="Calibri"/>
          <w:bCs/>
          <w:iCs/>
          <w:lang w:val="en-GB"/>
        </w:rPr>
        <w:t xml:space="preserve"> </w:t>
      </w:r>
      <w:r w:rsidR="00C9141F" w:rsidRPr="00DF2E12">
        <w:rPr>
          <w:rFonts w:ascii="Calibri" w:hAnsi="Calibri"/>
          <w:bCs/>
          <w:iCs/>
          <w:lang w:val="en-GB"/>
        </w:rPr>
        <w:t>a major</w:t>
      </w:r>
      <w:r w:rsidR="00C9141F">
        <w:rPr>
          <w:rFonts w:ascii="Calibri" w:hAnsi="Calibri"/>
          <w:bCs/>
          <w:iCs/>
          <w:lang w:val="en-GB"/>
        </w:rPr>
        <w:t xml:space="preserve"> silver</w:t>
      </w:r>
      <w:r w:rsidR="00C9141F" w:rsidRPr="00DF2E12">
        <w:rPr>
          <w:rFonts w:ascii="Calibri" w:hAnsi="Calibri"/>
          <w:bCs/>
          <w:iCs/>
          <w:lang w:val="en-GB"/>
        </w:rPr>
        <w:t xml:space="preserve"> mine </w:t>
      </w:r>
      <w:r w:rsidR="00C9141F" w:rsidRPr="00DF2E12">
        <w:rPr>
          <w:rFonts w:ascii="Calibri" w:hAnsi="Calibri"/>
          <w:bCs/>
          <w:iCs/>
          <w:lang w:val="en-GB"/>
        </w:rPr>
        <w:lastRenderedPageBreak/>
        <w:t>in Yemen and its production in the Middle Ages</w:t>
      </w:r>
      <w:r>
        <w:rPr>
          <w:rFonts w:ascii="Calibri" w:hAnsi="Calibri"/>
          <w:bCs/>
          <w:iCs/>
          <w:lang w:val="en-GB"/>
        </w:rPr>
        <w:t xml:space="preserve"> </w:t>
      </w:r>
      <w:r w:rsidRPr="008373EA">
        <w:rPr>
          <w:rFonts w:ascii="Calibri" w:hAnsi="Calibri"/>
          <w:b/>
          <w:iCs/>
          <w:lang w:val="en-GB"/>
        </w:rPr>
        <w:t>[</w:t>
      </w:r>
      <w:r w:rsidR="001B1C2F">
        <w:rPr>
          <w:rFonts w:ascii="Calibri" w:hAnsi="Calibri"/>
          <w:b/>
          <w:iCs/>
          <w:lang w:val="en-GB"/>
        </w:rPr>
        <w:t>3</w:t>
      </w:r>
      <w:r w:rsidR="00A17088">
        <w:rPr>
          <w:rFonts w:ascii="Calibri" w:hAnsi="Calibri"/>
          <w:b/>
          <w:iCs/>
          <w:lang w:val="en-GB"/>
        </w:rPr>
        <w:t>7</w:t>
      </w:r>
      <w:r>
        <w:rPr>
          <w:rFonts w:ascii="Calibri" w:hAnsi="Calibri"/>
          <w:b/>
          <w:iCs/>
          <w:lang w:val="en-GB"/>
        </w:rPr>
        <w:t>]</w:t>
      </w:r>
      <w:r>
        <w:rPr>
          <w:rFonts w:ascii="Calibri" w:hAnsi="Calibri"/>
          <w:bCs/>
          <w:iCs/>
          <w:lang w:val="en-GB"/>
        </w:rPr>
        <w:t xml:space="preserve">. He </w:t>
      </w:r>
      <w:r w:rsidR="00C9141F" w:rsidRPr="00D71AAC">
        <w:rPr>
          <w:rFonts w:ascii="Calibri" w:hAnsi="Calibri"/>
          <w:bCs/>
          <w:iCs/>
          <w:lang w:val="en-GB"/>
        </w:rPr>
        <w:t>will be contributing his expertise on the history of medieval mining of non-ferrous metals and the study of metallurgical artefacts.</w:t>
      </w:r>
    </w:p>
    <w:p w14:paraId="3BC1FE29" w14:textId="1FEB9F28" w:rsidR="008373EA" w:rsidRDefault="008373EA" w:rsidP="00AE02C2">
      <w:pPr>
        <w:autoSpaceDE w:val="0"/>
        <w:autoSpaceDN w:val="0"/>
        <w:adjustRightInd w:val="0"/>
        <w:spacing w:before="0" w:line="276" w:lineRule="auto"/>
        <w:rPr>
          <w:rFonts w:ascii="Calibri" w:hAnsi="Calibri"/>
          <w:bCs/>
          <w:iCs/>
          <w:lang w:val="en-GB"/>
        </w:rPr>
      </w:pPr>
      <w:r w:rsidRPr="008373EA">
        <w:rPr>
          <w:rFonts w:ascii="Calibri" w:hAnsi="Calibri"/>
          <w:bCs/>
          <w:iCs/>
          <w:lang w:val="en-GB"/>
        </w:rPr>
        <w:t>Thomas Huet, recently recruited as a research engineer, will bring to the team all his experience in building a database. His expertise will enable this part of the project to be developed and the database to be updated in accordance with FAIR principles.</w:t>
      </w:r>
      <w:r>
        <w:rPr>
          <w:rFonts w:ascii="Calibri" w:hAnsi="Calibri"/>
          <w:bCs/>
          <w:iCs/>
          <w:lang w:val="en-GB"/>
        </w:rPr>
        <w:t xml:space="preserve"> </w:t>
      </w:r>
      <w:r w:rsidRPr="008373EA">
        <w:rPr>
          <w:rFonts w:ascii="Calibri" w:hAnsi="Calibri"/>
          <w:bCs/>
          <w:iCs/>
          <w:lang w:val="en-GB"/>
        </w:rPr>
        <w:t>He will be assisted in this task by a Master 2 student, recruited from a Digital Humanities course.</w:t>
      </w:r>
    </w:p>
    <w:p w14:paraId="713B12B2" w14:textId="0EA9CACC" w:rsidR="00E714C9" w:rsidRPr="00E714C9" w:rsidRDefault="00E714C9" w:rsidP="006609C2">
      <w:pPr>
        <w:autoSpaceDE w:val="0"/>
        <w:autoSpaceDN w:val="0"/>
        <w:adjustRightInd w:val="0"/>
        <w:spacing w:after="0" w:line="276" w:lineRule="auto"/>
        <w:rPr>
          <w:rFonts w:ascii="Calibri-Bold" w:eastAsiaTheme="minorHAnsi" w:hAnsi="Calibri-Bold" w:cs="Calibri-Bold"/>
          <w:b/>
          <w:bCs/>
          <w:color w:val="000000"/>
          <w:lang w:val="en-GB" w:eastAsia="en-US"/>
        </w:rPr>
      </w:pPr>
      <w:r w:rsidRPr="00E714C9">
        <w:rPr>
          <w:rFonts w:ascii="Calibri-Bold" w:eastAsiaTheme="minorHAnsi" w:hAnsi="Calibri-Bold" w:cs="Calibri-Bold"/>
          <w:b/>
          <w:bCs/>
          <w:color w:val="000000"/>
          <w:lang w:val="en-GB" w:eastAsia="en-US"/>
        </w:rPr>
        <w:t xml:space="preserve">Importance of </w:t>
      </w:r>
      <w:r w:rsidRPr="00E714C9">
        <w:rPr>
          <w:rFonts w:ascii="Calibri-Bold" w:eastAsiaTheme="minorHAnsi" w:hAnsi="Calibri-Bold" w:cs="Calibri-Bold"/>
          <w:b/>
          <w:bCs/>
          <w:color w:val="FF5E69"/>
          <w:lang w:val="en-GB" w:eastAsia="en-US"/>
        </w:rPr>
        <w:t xml:space="preserve">ALMACIR </w:t>
      </w:r>
      <w:r w:rsidRPr="00E714C9">
        <w:rPr>
          <w:rFonts w:ascii="Calibri-Bold" w:eastAsiaTheme="minorHAnsi" w:hAnsi="Calibri-Bold" w:cs="Calibri-Bold"/>
          <w:b/>
          <w:bCs/>
          <w:color w:val="000000"/>
          <w:lang w:val="en-GB" w:eastAsia="en-US"/>
        </w:rPr>
        <w:t>project on S. Gasc’s career:</w:t>
      </w:r>
    </w:p>
    <w:p w14:paraId="71A145F6" w14:textId="5D6B7421" w:rsidR="00D64C5B" w:rsidRDefault="00E714C9" w:rsidP="006609C2">
      <w:pPr>
        <w:autoSpaceDE w:val="0"/>
        <w:autoSpaceDN w:val="0"/>
        <w:adjustRightInd w:val="0"/>
        <w:spacing w:before="0" w:after="0" w:line="276" w:lineRule="auto"/>
        <w:rPr>
          <w:rFonts w:ascii="Calibri" w:eastAsiaTheme="minorHAnsi" w:hAnsi="Calibri" w:cs="Calibri"/>
          <w:lang w:val="en-GB" w:eastAsia="en-US"/>
        </w:rPr>
      </w:pPr>
      <w:r w:rsidRPr="00E714C9">
        <w:rPr>
          <w:rFonts w:ascii="Calibri" w:eastAsiaTheme="minorHAnsi" w:hAnsi="Calibri" w:cs="Calibri"/>
          <w:color w:val="000000"/>
          <w:lang w:val="en-GB" w:eastAsia="en-US"/>
        </w:rPr>
        <w:t xml:space="preserve">The research conducted by S. Gasc has naturally been international, due to </w:t>
      </w:r>
      <w:r w:rsidR="001B1C2F">
        <w:rPr>
          <w:rFonts w:ascii="Calibri" w:eastAsiaTheme="minorHAnsi" w:hAnsi="Calibri" w:cs="Calibri"/>
          <w:color w:val="000000"/>
          <w:lang w:val="en-GB" w:eastAsia="en-US"/>
        </w:rPr>
        <w:t>his</w:t>
      </w:r>
      <w:r w:rsidRPr="00E714C9">
        <w:rPr>
          <w:rFonts w:ascii="Calibri" w:eastAsiaTheme="minorHAnsi" w:hAnsi="Calibri" w:cs="Calibri"/>
          <w:color w:val="000000"/>
          <w:lang w:val="en-GB" w:eastAsia="en-US"/>
        </w:rPr>
        <w:t xml:space="preserve"> research themes and the geographical areas he studies. The project will strengthen his international network and research thematic, and further develop his </w:t>
      </w:r>
      <w:r w:rsidRPr="00E714C9">
        <w:rPr>
          <w:rFonts w:ascii="Calibri" w:eastAsiaTheme="minorHAnsi" w:hAnsi="Calibri" w:cs="Calibri"/>
          <w:lang w:val="en-GB" w:eastAsia="en-US"/>
        </w:rPr>
        <w:t>management skills by coordinating an interdisciplinary team, supervising a PhD student</w:t>
      </w:r>
      <w:r w:rsidR="002C1F5B">
        <w:rPr>
          <w:rFonts w:ascii="Calibri" w:eastAsiaTheme="minorHAnsi" w:hAnsi="Calibri" w:cs="Calibri"/>
          <w:lang w:val="en-GB" w:eastAsia="en-US"/>
        </w:rPr>
        <w:t xml:space="preserve"> </w:t>
      </w:r>
      <w:r w:rsidR="002C1F5B" w:rsidRPr="002C1F5B">
        <w:rPr>
          <w:rFonts w:ascii="Calibri" w:eastAsiaTheme="minorHAnsi" w:hAnsi="Calibri" w:cs="Calibri"/>
          <w:lang w:val="en-GB" w:eastAsia="en-US"/>
        </w:rPr>
        <w:t>and coordinating cross-disciplinary scientific events.</w:t>
      </w:r>
    </w:p>
    <w:p w14:paraId="0930C041" w14:textId="34C450CA" w:rsidR="00E60849" w:rsidRPr="00D45744" w:rsidRDefault="00A214F6" w:rsidP="006609C2">
      <w:pPr>
        <w:autoSpaceDE w:val="0"/>
        <w:autoSpaceDN w:val="0"/>
        <w:adjustRightInd w:val="0"/>
        <w:spacing w:before="0" w:line="276" w:lineRule="auto"/>
        <w:rPr>
          <w:rFonts w:ascii="Calibri" w:eastAsiaTheme="minorHAnsi" w:hAnsi="Calibri" w:cs="Calibri"/>
          <w:lang w:val="en-GB" w:eastAsia="en-US"/>
        </w:rPr>
      </w:pPr>
      <w:r>
        <w:rPr>
          <w:rFonts w:ascii="Calibri" w:eastAsiaTheme="minorHAnsi" w:hAnsi="Calibri" w:cs="Calibri"/>
          <w:lang w:val="en-GB" w:eastAsia="en-US"/>
        </w:rPr>
        <w:t xml:space="preserve">So, </w:t>
      </w:r>
      <w:r w:rsidRPr="00A214F6">
        <w:rPr>
          <w:rFonts w:ascii="Calibri" w:eastAsiaTheme="minorHAnsi" w:hAnsi="Calibri" w:cs="Calibri"/>
          <w:color w:val="FF0000"/>
          <w:lang w:val="en-GB" w:eastAsia="en-US"/>
        </w:rPr>
        <w:t xml:space="preserve">ALMACIR </w:t>
      </w:r>
      <w:r>
        <w:rPr>
          <w:rFonts w:ascii="Calibri" w:eastAsiaTheme="minorHAnsi" w:hAnsi="Calibri" w:cs="Calibri"/>
          <w:lang w:val="en-GB" w:eastAsia="en-US"/>
        </w:rPr>
        <w:t xml:space="preserve">will </w:t>
      </w:r>
      <w:r w:rsidR="00D45744">
        <w:rPr>
          <w:rFonts w:ascii="Calibri" w:eastAsiaTheme="minorHAnsi" w:hAnsi="Calibri" w:cs="Calibri"/>
          <w:lang w:val="en-GB" w:eastAsia="en-US"/>
        </w:rPr>
        <w:t xml:space="preserve">1) </w:t>
      </w:r>
      <w:r w:rsidR="00D45744" w:rsidRPr="00D45744">
        <w:rPr>
          <w:rFonts w:ascii="Calibri" w:eastAsiaTheme="minorHAnsi" w:hAnsi="Calibri" w:cs="Calibri"/>
          <w:lang w:val="en-GB" w:eastAsia="en-US"/>
        </w:rPr>
        <w:t xml:space="preserve">integrate </w:t>
      </w:r>
      <w:r w:rsidR="00D45744">
        <w:rPr>
          <w:rFonts w:ascii="Calibri" w:eastAsiaTheme="minorHAnsi" w:hAnsi="Calibri" w:cs="Calibri"/>
          <w:lang w:val="en-GB" w:eastAsia="en-US"/>
        </w:rPr>
        <w:t>his</w:t>
      </w:r>
      <w:r w:rsidR="00D45744" w:rsidRPr="00D45744">
        <w:rPr>
          <w:rFonts w:ascii="Calibri" w:eastAsiaTheme="minorHAnsi" w:hAnsi="Calibri" w:cs="Calibri"/>
          <w:lang w:val="en-GB" w:eastAsia="en-US"/>
        </w:rPr>
        <w:t xml:space="preserve"> research within </w:t>
      </w:r>
      <w:r w:rsidR="001B1C2F">
        <w:rPr>
          <w:rFonts w:ascii="Calibri" w:eastAsiaTheme="minorHAnsi" w:hAnsi="Calibri" w:cs="Calibri"/>
          <w:lang w:val="en-GB" w:eastAsia="en-US"/>
        </w:rPr>
        <w:t>his</w:t>
      </w:r>
      <w:r w:rsidR="00D45744" w:rsidRPr="00D45744">
        <w:rPr>
          <w:rFonts w:ascii="Calibri" w:eastAsiaTheme="minorHAnsi" w:hAnsi="Calibri" w:cs="Calibri"/>
          <w:lang w:val="en-GB" w:eastAsia="en-US"/>
        </w:rPr>
        <w:t xml:space="preserve"> laboratory, and consolidate a working team, both within the laboratory and, thanks to the project's collaborations, on an international scale</w:t>
      </w:r>
      <w:r w:rsidR="00D45744">
        <w:rPr>
          <w:rFonts w:ascii="Calibri" w:eastAsiaTheme="minorHAnsi" w:hAnsi="Calibri" w:cs="Calibri"/>
          <w:lang w:val="en-GB" w:eastAsia="en-US"/>
        </w:rPr>
        <w:t xml:space="preserve">; 2) guarantee </w:t>
      </w:r>
      <w:r w:rsidR="001B1C2F">
        <w:rPr>
          <w:rFonts w:ascii="Calibri" w:eastAsiaTheme="minorHAnsi" w:hAnsi="Calibri" w:cs="Calibri"/>
          <w:lang w:val="en-GB" w:eastAsia="en-US"/>
        </w:rPr>
        <w:t>his</w:t>
      </w:r>
      <w:r w:rsidR="00D45744">
        <w:rPr>
          <w:rFonts w:ascii="Calibri" w:eastAsiaTheme="minorHAnsi" w:hAnsi="Calibri" w:cs="Calibri"/>
          <w:lang w:val="en-GB" w:eastAsia="en-US"/>
        </w:rPr>
        <w:t xml:space="preserve"> national and international visibility, and 3) </w:t>
      </w:r>
      <w:r w:rsidR="00D45744" w:rsidRPr="00D45744">
        <w:rPr>
          <w:rFonts w:ascii="Calibri" w:eastAsiaTheme="minorHAnsi" w:hAnsi="Calibri" w:cs="Calibri"/>
          <w:lang w:val="en-GB" w:eastAsia="en-US"/>
        </w:rPr>
        <w:t xml:space="preserve">confirm </w:t>
      </w:r>
      <w:r w:rsidR="001B1C2F">
        <w:rPr>
          <w:rFonts w:ascii="Calibri" w:eastAsiaTheme="minorHAnsi" w:hAnsi="Calibri" w:cs="Calibri"/>
          <w:lang w:val="en-GB" w:eastAsia="en-US"/>
        </w:rPr>
        <w:t>his</w:t>
      </w:r>
      <w:r w:rsidR="00D45744" w:rsidRPr="00D45744">
        <w:rPr>
          <w:rFonts w:ascii="Calibri" w:eastAsiaTheme="minorHAnsi" w:hAnsi="Calibri" w:cs="Calibri"/>
          <w:lang w:val="en-GB" w:eastAsia="en-US"/>
        </w:rPr>
        <w:t xml:space="preserve"> ability to manage scientific and administrative/budgetary aspects of a project, an area </w:t>
      </w:r>
      <w:r w:rsidR="00D45744">
        <w:rPr>
          <w:rFonts w:ascii="Calibri" w:eastAsiaTheme="minorHAnsi" w:hAnsi="Calibri" w:cs="Calibri"/>
          <w:lang w:val="en-GB" w:eastAsia="en-US"/>
        </w:rPr>
        <w:t>he</w:t>
      </w:r>
      <w:r w:rsidR="00D45744" w:rsidRPr="00D45744">
        <w:rPr>
          <w:rFonts w:ascii="Calibri" w:eastAsiaTheme="minorHAnsi" w:hAnsi="Calibri" w:cs="Calibri"/>
          <w:lang w:val="en-GB" w:eastAsia="en-US"/>
        </w:rPr>
        <w:t xml:space="preserve"> already </w:t>
      </w:r>
      <w:r w:rsidR="00D45744">
        <w:rPr>
          <w:rFonts w:ascii="Calibri" w:eastAsiaTheme="minorHAnsi" w:hAnsi="Calibri" w:cs="Calibri"/>
          <w:lang w:val="en-GB" w:eastAsia="en-US"/>
        </w:rPr>
        <w:t>has</w:t>
      </w:r>
      <w:r w:rsidR="00D45744" w:rsidRPr="00D45744">
        <w:rPr>
          <w:rFonts w:ascii="Calibri" w:eastAsiaTheme="minorHAnsi" w:hAnsi="Calibri" w:cs="Calibri"/>
          <w:lang w:val="en-GB" w:eastAsia="en-US"/>
        </w:rPr>
        <w:t xml:space="preserve"> experience in archaeology</w:t>
      </w:r>
      <w:r w:rsidR="00D45744">
        <w:rPr>
          <w:rFonts w:ascii="Calibri" w:eastAsiaTheme="minorHAnsi" w:hAnsi="Calibri" w:cs="Calibri"/>
          <w:lang w:val="en-GB" w:eastAsia="en-US"/>
        </w:rPr>
        <w:t xml:space="preserve">. </w:t>
      </w:r>
    </w:p>
    <w:p w14:paraId="37FD531F" w14:textId="1195931A" w:rsidR="00C80994" w:rsidRPr="002A1979" w:rsidRDefault="00C14352" w:rsidP="006609C2">
      <w:pPr>
        <w:spacing w:before="0" w:after="0" w:line="276" w:lineRule="auto"/>
        <w:rPr>
          <w:rFonts w:asciiTheme="minorHAnsi" w:eastAsia="MS Mincho" w:hAnsiTheme="minorHAnsi" w:cstheme="minorHAnsi"/>
          <w:b/>
          <w:lang w:val="en-GB" w:eastAsia="ja-JP"/>
        </w:rPr>
      </w:pPr>
      <w:bookmarkStart w:id="79" w:name="_Hlk193797162"/>
      <w:r w:rsidRPr="002A1979">
        <w:rPr>
          <w:rFonts w:asciiTheme="minorHAnsi" w:eastAsia="MS Mincho" w:hAnsiTheme="minorHAnsi" w:cstheme="minorHAnsi"/>
          <w:b/>
          <w:lang w:val="en-GB" w:eastAsia="ja-JP"/>
        </w:rPr>
        <w:t>Implication of the scientific coordinator in on-going project(s)</w:t>
      </w:r>
    </w:p>
    <w:p w14:paraId="4127B777" w14:textId="78C46007" w:rsidR="002A1979" w:rsidRPr="002A1979" w:rsidRDefault="0081237C" w:rsidP="006609C2">
      <w:pPr>
        <w:pStyle w:val="HTMLPreformatted"/>
        <w:spacing w:line="276" w:lineRule="auto"/>
        <w:jc w:val="both"/>
        <w:rPr>
          <w:rFonts w:asciiTheme="minorHAnsi" w:hAnsiTheme="minorHAnsi" w:cstheme="minorHAnsi"/>
          <w:sz w:val="22"/>
          <w:szCs w:val="22"/>
          <w:lang w:val="en-GB"/>
        </w:rPr>
      </w:pPr>
      <w:r w:rsidRPr="0081237C">
        <w:rPr>
          <w:rStyle w:val="y2iqfc"/>
          <w:rFonts w:asciiTheme="minorHAnsi" w:eastAsiaTheme="minorEastAsia" w:hAnsiTheme="minorHAnsi" w:cstheme="minorHAnsi"/>
          <w:sz w:val="22"/>
          <w:szCs w:val="22"/>
          <w:lang w:val="en"/>
        </w:rPr>
        <w:t xml:space="preserve">During the </w:t>
      </w:r>
      <w:r w:rsidRPr="0081237C">
        <w:rPr>
          <w:rStyle w:val="y2iqfc"/>
          <w:rFonts w:asciiTheme="minorHAnsi" w:eastAsiaTheme="minorEastAsia" w:hAnsiTheme="minorHAnsi" w:cstheme="minorHAnsi"/>
          <w:color w:val="FF0000"/>
          <w:sz w:val="22"/>
          <w:szCs w:val="22"/>
          <w:lang w:val="en"/>
        </w:rPr>
        <w:t xml:space="preserve">ALMACIR </w:t>
      </w:r>
      <w:r w:rsidRPr="0081237C">
        <w:rPr>
          <w:rStyle w:val="y2iqfc"/>
          <w:rFonts w:asciiTheme="minorHAnsi" w:eastAsiaTheme="minorEastAsia" w:hAnsiTheme="minorHAnsi" w:cstheme="minorHAnsi"/>
          <w:sz w:val="22"/>
          <w:szCs w:val="22"/>
          <w:lang w:val="en"/>
        </w:rPr>
        <w:t>project, the coordinator will continue his archaeological activities in Aragon. He is director of a program associated with Casa de Vel</w:t>
      </w:r>
      <w:r>
        <w:rPr>
          <w:rStyle w:val="y2iqfc"/>
          <w:rFonts w:asciiTheme="minorHAnsi" w:eastAsiaTheme="minorEastAsia" w:hAnsiTheme="minorHAnsi" w:cstheme="minorHAnsi"/>
          <w:sz w:val="22"/>
          <w:szCs w:val="22"/>
          <w:lang w:val="en"/>
        </w:rPr>
        <w:t>á</w:t>
      </w:r>
      <w:r w:rsidRPr="0081237C">
        <w:rPr>
          <w:rStyle w:val="y2iqfc"/>
          <w:rFonts w:asciiTheme="minorHAnsi" w:eastAsiaTheme="minorEastAsia" w:hAnsiTheme="minorHAnsi" w:cstheme="minorHAnsi"/>
          <w:sz w:val="22"/>
          <w:szCs w:val="22"/>
          <w:lang w:val="en"/>
        </w:rPr>
        <w:t xml:space="preserve">zquez, devoted to the rural economy through excavations </w:t>
      </w:r>
      <w:r>
        <w:rPr>
          <w:rStyle w:val="y2iqfc"/>
          <w:rFonts w:asciiTheme="minorHAnsi" w:eastAsiaTheme="minorEastAsia" w:hAnsiTheme="minorHAnsi" w:cstheme="minorHAnsi"/>
          <w:sz w:val="22"/>
          <w:szCs w:val="22"/>
          <w:lang w:val="en"/>
        </w:rPr>
        <w:t>in</w:t>
      </w:r>
      <w:r w:rsidRPr="0081237C">
        <w:rPr>
          <w:rStyle w:val="y2iqfc"/>
          <w:rFonts w:asciiTheme="minorHAnsi" w:eastAsiaTheme="minorEastAsia" w:hAnsiTheme="minorHAnsi" w:cstheme="minorHAnsi"/>
          <w:sz w:val="22"/>
          <w:szCs w:val="22"/>
          <w:lang w:val="en"/>
        </w:rPr>
        <w:t xml:space="preserve"> two sites in the Huesca region (Aragon, Spain). These sites are part of the program funded by the E</w:t>
      </w:r>
      <w:r>
        <w:rPr>
          <w:rStyle w:val="y2iqfc"/>
          <w:rFonts w:asciiTheme="minorHAnsi" w:eastAsiaTheme="minorEastAsia" w:hAnsiTheme="minorHAnsi" w:cstheme="minorHAnsi"/>
          <w:sz w:val="22"/>
          <w:szCs w:val="22"/>
          <w:lang w:val="en"/>
        </w:rPr>
        <w:t xml:space="preserve">uropean </w:t>
      </w:r>
      <w:r w:rsidRPr="0081237C">
        <w:rPr>
          <w:rStyle w:val="y2iqfc"/>
          <w:rFonts w:asciiTheme="minorHAnsi" w:eastAsiaTheme="minorEastAsia" w:hAnsiTheme="minorHAnsi" w:cstheme="minorHAnsi"/>
          <w:sz w:val="22"/>
          <w:szCs w:val="22"/>
          <w:lang w:val="en"/>
        </w:rPr>
        <w:t>R</w:t>
      </w:r>
      <w:r>
        <w:rPr>
          <w:rStyle w:val="y2iqfc"/>
          <w:rFonts w:asciiTheme="minorHAnsi" w:eastAsiaTheme="minorEastAsia" w:hAnsiTheme="minorHAnsi" w:cstheme="minorHAnsi"/>
          <w:sz w:val="22"/>
          <w:szCs w:val="22"/>
          <w:lang w:val="en"/>
        </w:rPr>
        <w:t xml:space="preserve">esearch </w:t>
      </w:r>
      <w:r w:rsidRPr="0081237C">
        <w:rPr>
          <w:rStyle w:val="y2iqfc"/>
          <w:rFonts w:asciiTheme="minorHAnsi" w:eastAsiaTheme="minorEastAsia" w:hAnsiTheme="minorHAnsi" w:cstheme="minorHAnsi"/>
          <w:sz w:val="22"/>
          <w:szCs w:val="22"/>
          <w:lang w:val="en"/>
        </w:rPr>
        <w:t>C</w:t>
      </w:r>
      <w:r>
        <w:rPr>
          <w:rStyle w:val="y2iqfc"/>
          <w:rFonts w:asciiTheme="minorHAnsi" w:eastAsiaTheme="minorEastAsia" w:hAnsiTheme="minorHAnsi" w:cstheme="minorHAnsi"/>
          <w:sz w:val="22"/>
          <w:szCs w:val="22"/>
          <w:lang w:val="en"/>
        </w:rPr>
        <w:t>ouncil</w:t>
      </w:r>
      <w:r w:rsidRPr="0081237C">
        <w:rPr>
          <w:rStyle w:val="y2iqfc"/>
          <w:rFonts w:asciiTheme="minorHAnsi" w:eastAsiaTheme="minorEastAsia" w:hAnsiTheme="minorHAnsi" w:cstheme="minorHAnsi"/>
          <w:sz w:val="22"/>
          <w:szCs w:val="22"/>
          <w:lang w:val="en"/>
        </w:rPr>
        <w:t xml:space="preserve"> MEDGREENREV (</w:t>
      </w:r>
      <w:r>
        <w:rPr>
          <w:rStyle w:val="y2iqfc"/>
          <w:rFonts w:asciiTheme="minorHAnsi" w:eastAsiaTheme="minorEastAsia" w:hAnsiTheme="minorHAnsi" w:cstheme="minorHAnsi"/>
          <w:sz w:val="22"/>
          <w:szCs w:val="22"/>
          <w:lang w:val="en"/>
        </w:rPr>
        <w:t>Medieval Green Revolution</w:t>
      </w:r>
      <w:r w:rsidRPr="0081237C">
        <w:rPr>
          <w:rStyle w:val="y2iqfc"/>
          <w:rFonts w:asciiTheme="minorHAnsi" w:eastAsiaTheme="minorEastAsia" w:hAnsiTheme="minorHAnsi" w:cstheme="minorHAnsi"/>
          <w:sz w:val="22"/>
          <w:szCs w:val="22"/>
          <w:lang w:val="en"/>
        </w:rPr>
        <w:t>).</w:t>
      </w:r>
    </w:p>
    <w:tbl>
      <w:tblPr>
        <w:tblW w:w="9782" w:type="dxa"/>
        <w:tblInd w:w="-289" w:type="dxa"/>
        <w:tblLayout w:type="fixed"/>
        <w:tblCellMar>
          <w:left w:w="20" w:type="dxa"/>
          <w:right w:w="20" w:type="dxa"/>
        </w:tblCellMar>
        <w:tblLook w:val="0000" w:firstRow="0" w:lastRow="0" w:firstColumn="0" w:lastColumn="0" w:noHBand="0" w:noVBand="0"/>
      </w:tblPr>
      <w:tblGrid>
        <w:gridCol w:w="1985"/>
        <w:gridCol w:w="851"/>
        <w:gridCol w:w="1843"/>
        <w:gridCol w:w="2126"/>
        <w:gridCol w:w="1701"/>
        <w:gridCol w:w="1276"/>
      </w:tblGrid>
      <w:tr w:rsidR="00D86690" w:rsidRPr="00853048" w14:paraId="7A537A40" w14:textId="77777777" w:rsidTr="00F3009B">
        <w:trPr>
          <w:cantSplit/>
        </w:trPr>
        <w:tc>
          <w:tcPr>
            <w:tcW w:w="1985" w:type="dxa"/>
            <w:tcBorders>
              <w:top w:val="single" w:sz="4" w:space="0" w:color="000000"/>
              <w:left w:val="single" w:sz="4" w:space="0" w:color="000000"/>
              <w:bottom w:val="single" w:sz="4" w:space="0" w:color="000000"/>
              <w:right w:val="nil"/>
            </w:tcBorders>
            <w:vAlign w:val="center"/>
          </w:tcPr>
          <w:p w14:paraId="66C8D8A4" w14:textId="77777777" w:rsidR="00D86690" w:rsidRPr="00C9141F" w:rsidRDefault="00D86690" w:rsidP="00B47935">
            <w:pPr>
              <w:keepNext/>
              <w:spacing w:before="56" w:after="113" w:line="240" w:lineRule="auto"/>
              <w:jc w:val="center"/>
              <w:rPr>
                <w:rFonts w:asciiTheme="minorHAnsi" w:hAnsiTheme="minorHAnsi" w:cstheme="minorHAnsi"/>
                <w:sz w:val="20"/>
                <w:szCs w:val="20"/>
                <w:lang w:val="fr-FR"/>
              </w:rPr>
            </w:pPr>
            <w:r w:rsidRPr="00C9141F">
              <w:rPr>
                <w:rFonts w:asciiTheme="minorHAnsi" w:hAnsiTheme="minorHAnsi" w:cstheme="minorHAnsi"/>
                <w:sz w:val="20"/>
                <w:szCs w:val="20"/>
                <w:lang w:val="fr-FR"/>
              </w:rPr>
              <w:t>Name of the researcher</w:t>
            </w:r>
          </w:p>
        </w:tc>
        <w:tc>
          <w:tcPr>
            <w:tcW w:w="851" w:type="dxa"/>
            <w:tcBorders>
              <w:top w:val="single" w:sz="4" w:space="0" w:color="000000"/>
              <w:left w:val="single" w:sz="4" w:space="0" w:color="000000"/>
              <w:bottom w:val="single" w:sz="4" w:space="0" w:color="000000"/>
              <w:right w:val="single" w:sz="4" w:space="0" w:color="000000"/>
            </w:tcBorders>
          </w:tcPr>
          <w:p w14:paraId="55CB86AB" w14:textId="77777777" w:rsidR="00C9141F" w:rsidRDefault="00D86690" w:rsidP="00B47935">
            <w:pPr>
              <w:keepNext/>
              <w:spacing w:before="56" w:after="113" w:line="240" w:lineRule="auto"/>
              <w:jc w:val="center"/>
              <w:rPr>
                <w:rFonts w:asciiTheme="minorHAnsi" w:hAnsiTheme="minorHAnsi" w:cstheme="minorHAnsi"/>
                <w:sz w:val="20"/>
                <w:szCs w:val="20"/>
                <w:lang w:val="fr-FR"/>
              </w:rPr>
            </w:pPr>
            <w:r w:rsidRPr="00C9141F">
              <w:rPr>
                <w:rFonts w:asciiTheme="minorHAnsi" w:hAnsiTheme="minorHAnsi" w:cstheme="minorHAnsi"/>
                <w:sz w:val="20"/>
                <w:szCs w:val="20"/>
                <w:lang w:val="fr-FR"/>
              </w:rPr>
              <w:t>Person.</w:t>
            </w:r>
          </w:p>
          <w:p w14:paraId="422C0BB5" w14:textId="00DA67C4" w:rsidR="00D86690" w:rsidRPr="00C9141F" w:rsidRDefault="00D86690" w:rsidP="00B47935">
            <w:pPr>
              <w:keepNext/>
              <w:spacing w:before="56" w:after="113" w:line="240" w:lineRule="auto"/>
              <w:jc w:val="center"/>
              <w:rPr>
                <w:rFonts w:asciiTheme="minorHAnsi" w:hAnsiTheme="minorHAnsi" w:cstheme="minorHAnsi"/>
                <w:sz w:val="20"/>
                <w:szCs w:val="20"/>
                <w:lang w:val="fr-FR"/>
              </w:rPr>
            </w:pPr>
            <w:r w:rsidRPr="00C9141F">
              <w:rPr>
                <w:rFonts w:asciiTheme="minorHAnsi" w:hAnsiTheme="minorHAnsi" w:cstheme="minorHAnsi"/>
                <w:sz w:val="20"/>
                <w:szCs w:val="20"/>
                <w:lang w:val="fr-FR"/>
              </w:rPr>
              <w:t>month</w:t>
            </w:r>
          </w:p>
        </w:tc>
        <w:tc>
          <w:tcPr>
            <w:tcW w:w="1843" w:type="dxa"/>
            <w:tcBorders>
              <w:top w:val="single" w:sz="4" w:space="0" w:color="000000"/>
              <w:left w:val="single" w:sz="4" w:space="0" w:color="000000"/>
              <w:bottom w:val="single" w:sz="4" w:space="0" w:color="000000"/>
              <w:right w:val="nil"/>
            </w:tcBorders>
            <w:vAlign w:val="center"/>
          </w:tcPr>
          <w:p w14:paraId="2EC9E975" w14:textId="0286FA15" w:rsidR="00D86690" w:rsidRPr="00C9141F" w:rsidRDefault="0055128A" w:rsidP="00B47935">
            <w:pPr>
              <w:keepNext/>
              <w:spacing w:before="56" w:after="113" w:line="240" w:lineRule="auto"/>
              <w:jc w:val="center"/>
              <w:rPr>
                <w:rFonts w:asciiTheme="minorHAnsi" w:hAnsiTheme="minorHAnsi" w:cstheme="minorHAnsi"/>
                <w:sz w:val="20"/>
                <w:szCs w:val="20"/>
                <w:lang w:val="en-GB"/>
              </w:rPr>
            </w:pPr>
            <w:r w:rsidRPr="00C9141F">
              <w:rPr>
                <w:rFonts w:asciiTheme="minorHAnsi" w:hAnsiTheme="minorHAnsi" w:cstheme="minorHAnsi"/>
                <w:sz w:val="20"/>
                <w:szCs w:val="20"/>
              </w:rPr>
              <w:t>Call, funding agency, grant allocated</w:t>
            </w:r>
          </w:p>
        </w:tc>
        <w:tc>
          <w:tcPr>
            <w:tcW w:w="2126" w:type="dxa"/>
            <w:tcBorders>
              <w:top w:val="single" w:sz="4" w:space="0" w:color="000000"/>
              <w:left w:val="single" w:sz="4" w:space="0" w:color="000000"/>
              <w:bottom w:val="single" w:sz="4" w:space="0" w:color="000000"/>
              <w:right w:val="nil"/>
            </w:tcBorders>
            <w:vAlign w:val="center"/>
          </w:tcPr>
          <w:p w14:paraId="130E0B04" w14:textId="77777777" w:rsidR="00D86690" w:rsidRPr="00C9141F" w:rsidRDefault="00D86690" w:rsidP="00B47935">
            <w:pPr>
              <w:keepNext/>
              <w:spacing w:before="56" w:after="113" w:line="240" w:lineRule="auto"/>
              <w:jc w:val="center"/>
              <w:rPr>
                <w:rFonts w:asciiTheme="minorHAnsi" w:hAnsiTheme="minorHAnsi" w:cstheme="minorHAnsi"/>
                <w:sz w:val="20"/>
                <w:szCs w:val="20"/>
                <w:lang w:val="fr-FR"/>
              </w:rPr>
            </w:pPr>
            <w:r w:rsidRPr="00C9141F">
              <w:rPr>
                <w:rFonts w:asciiTheme="minorHAnsi" w:hAnsiTheme="minorHAnsi" w:cstheme="minorHAnsi"/>
                <w:sz w:val="20"/>
                <w:szCs w:val="20"/>
              </w:rPr>
              <w:t>Project’s title</w:t>
            </w:r>
          </w:p>
        </w:tc>
        <w:tc>
          <w:tcPr>
            <w:tcW w:w="1701" w:type="dxa"/>
            <w:tcBorders>
              <w:top w:val="single" w:sz="4" w:space="0" w:color="000000"/>
              <w:left w:val="single" w:sz="4" w:space="0" w:color="000000"/>
              <w:bottom w:val="single" w:sz="4" w:space="0" w:color="000000"/>
              <w:right w:val="nil"/>
            </w:tcBorders>
            <w:vAlign w:val="center"/>
          </w:tcPr>
          <w:p w14:paraId="1CC9664E" w14:textId="77777777" w:rsidR="00D86690" w:rsidRPr="00C9141F" w:rsidRDefault="00D86690" w:rsidP="00B47935">
            <w:pPr>
              <w:keepNext/>
              <w:spacing w:before="56" w:after="113" w:line="240" w:lineRule="auto"/>
              <w:jc w:val="center"/>
              <w:rPr>
                <w:rFonts w:asciiTheme="minorHAnsi" w:hAnsiTheme="minorHAnsi" w:cstheme="minorHAnsi"/>
                <w:sz w:val="20"/>
                <w:szCs w:val="20"/>
                <w:lang w:val="en-GB"/>
              </w:rPr>
            </w:pPr>
            <w:r w:rsidRPr="00C9141F">
              <w:rPr>
                <w:rFonts w:asciiTheme="minorHAnsi" w:hAnsiTheme="minorHAnsi" w:cstheme="minorHAnsi"/>
                <w:sz w:val="20"/>
                <w:szCs w:val="20"/>
                <w:lang w:val="en-GB"/>
              </w:rPr>
              <w:t>Name of the scientific coordinator</w:t>
            </w:r>
          </w:p>
        </w:tc>
        <w:tc>
          <w:tcPr>
            <w:tcW w:w="1276" w:type="dxa"/>
            <w:tcBorders>
              <w:top w:val="single" w:sz="4" w:space="0" w:color="000000"/>
              <w:left w:val="single" w:sz="4" w:space="0" w:color="000000"/>
              <w:bottom w:val="single" w:sz="4" w:space="0" w:color="000000"/>
              <w:right w:val="single" w:sz="4" w:space="0" w:color="000000"/>
            </w:tcBorders>
            <w:vAlign w:val="center"/>
          </w:tcPr>
          <w:p w14:paraId="75668D9B" w14:textId="77777777" w:rsidR="00D86690" w:rsidRPr="00C9141F" w:rsidRDefault="00D86690" w:rsidP="00B47935">
            <w:pPr>
              <w:keepNext/>
              <w:spacing w:before="56" w:after="113" w:line="240" w:lineRule="auto"/>
              <w:jc w:val="center"/>
              <w:rPr>
                <w:rFonts w:asciiTheme="minorHAnsi" w:hAnsiTheme="minorHAnsi" w:cstheme="minorHAnsi"/>
                <w:sz w:val="20"/>
                <w:szCs w:val="20"/>
              </w:rPr>
            </w:pPr>
            <w:r w:rsidRPr="00C9141F">
              <w:rPr>
                <w:rFonts w:asciiTheme="minorHAnsi" w:hAnsiTheme="minorHAnsi" w:cstheme="minorHAnsi"/>
                <w:sz w:val="20"/>
                <w:szCs w:val="20"/>
              </w:rPr>
              <w:t>Start - End</w:t>
            </w:r>
          </w:p>
        </w:tc>
      </w:tr>
      <w:tr w:rsidR="00D86690" w:rsidRPr="002A1979" w14:paraId="425C24AB" w14:textId="77777777" w:rsidTr="00F3009B">
        <w:trPr>
          <w:cantSplit/>
          <w:trHeight w:val="630"/>
        </w:trPr>
        <w:tc>
          <w:tcPr>
            <w:tcW w:w="1985" w:type="dxa"/>
            <w:tcBorders>
              <w:top w:val="single" w:sz="4" w:space="0" w:color="000000"/>
              <w:left w:val="single" w:sz="4" w:space="0" w:color="000000"/>
              <w:bottom w:val="single" w:sz="4" w:space="0" w:color="000000"/>
              <w:right w:val="nil"/>
            </w:tcBorders>
            <w:vAlign w:val="center"/>
          </w:tcPr>
          <w:p w14:paraId="6F85EEB2" w14:textId="765A7102" w:rsidR="00D86690" w:rsidRPr="00C9141F" w:rsidRDefault="002A1979" w:rsidP="0081237C">
            <w:pPr>
              <w:keepNext/>
              <w:spacing w:before="56" w:after="113" w:line="240" w:lineRule="auto"/>
              <w:jc w:val="center"/>
              <w:rPr>
                <w:rFonts w:asciiTheme="minorHAnsi" w:hAnsiTheme="minorHAnsi" w:cstheme="minorHAnsi"/>
                <w:sz w:val="20"/>
                <w:szCs w:val="20"/>
              </w:rPr>
            </w:pPr>
            <w:r w:rsidRPr="00C9141F">
              <w:rPr>
                <w:rFonts w:asciiTheme="minorHAnsi" w:hAnsiTheme="minorHAnsi" w:cstheme="minorHAnsi"/>
                <w:sz w:val="20"/>
                <w:szCs w:val="20"/>
              </w:rPr>
              <w:t>Sébastien Gasc</w:t>
            </w:r>
          </w:p>
        </w:tc>
        <w:tc>
          <w:tcPr>
            <w:tcW w:w="851" w:type="dxa"/>
            <w:tcBorders>
              <w:top w:val="single" w:sz="4" w:space="0" w:color="000000"/>
              <w:left w:val="single" w:sz="4" w:space="0" w:color="000000"/>
              <w:bottom w:val="single" w:sz="4" w:space="0" w:color="000000"/>
              <w:right w:val="single" w:sz="4" w:space="0" w:color="000000"/>
            </w:tcBorders>
            <w:vAlign w:val="center"/>
          </w:tcPr>
          <w:p w14:paraId="00230FD7" w14:textId="25688380" w:rsidR="00D86690" w:rsidRPr="00C9141F" w:rsidRDefault="0081237C" w:rsidP="0081237C">
            <w:pPr>
              <w:keepNext/>
              <w:spacing w:before="56" w:after="113" w:line="240" w:lineRule="auto"/>
              <w:jc w:val="center"/>
              <w:rPr>
                <w:rFonts w:asciiTheme="minorHAnsi" w:hAnsiTheme="minorHAnsi" w:cstheme="minorHAnsi"/>
                <w:sz w:val="20"/>
                <w:szCs w:val="20"/>
              </w:rPr>
            </w:pPr>
            <w:r>
              <w:rPr>
                <w:rFonts w:asciiTheme="minorHAnsi" w:hAnsiTheme="minorHAnsi" w:cstheme="minorHAnsi"/>
                <w:sz w:val="20"/>
                <w:szCs w:val="20"/>
              </w:rPr>
              <w:t>10</w:t>
            </w:r>
          </w:p>
        </w:tc>
        <w:tc>
          <w:tcPr>
            <w:tcW w:w="1843" w:type="dxa"/>
            <w:tcBorders>
              <w:top w:val="single" w:sz="4" w:space="0" w:color="000000"/>
              <w:left w:val="single" w:sz="4" w:space="0" w:color="000000"/>
              <w:bottom w:val="single" w:sz="4" w:space="0" w:color="000000"/>
              <w:right w:val="nil"/>
            </w:tcBorders>
            <w:vAlign w:val="center"/>
          </w:tcPr>
          <w:p w14:paraId="47054027" w14:textId="77777777" w:rsidR="00F3009B" w:rsidRPr="00F3009B" w:rsidRDefault="00F3009B" w:rsidP="00F3009B">
            <w:pPr>
              <w:keepNext/>
              <w:spacing w:before="56" w:after="113"/>
              <w:jc w:val="center"/>
              <w:rPr>
                <w:rFonts w:ascii="Calibri" w:eastAsiaTheme="minorHAnsi" w:hAnsi="Calibri"/>
                <w:sz w:val="20"/>
                <w:szCs w:val="20"/>
                <w:lang w:val="en-GB" w:eastAsia="en-US"/>
              </w:rPr>
            </w:pPr>
            <w:r w:rsidRPr="00F3009B">
              <w:rPr>
                <w:sz w:val="20"/>
                <w:szCs w:val="20"/>
                <w:lang w:val="en-GB"/>
              </w:rPr>
              <w:t>European Research Council (ERC)</w:t>
            </w:r>
          </w:p>
          <w:p w14:paraId="5C23513E" w14:textId="2F7AFF32" w:rsidR="002A1979" w:rsidRPr="00F3009B" w:rsidRDefault="00F3009B" w:rsidP="00F3009B">
            <w:pPr>
              <w:keepNext/>
              <w:spacing w:before="56" w:after="113" w:line="240" w:lineRule="auto"/>
              <w:jc w:val="center"/>
              <w:rPr>
                <w:rFonts w:asciiTheme="minorHAnsi" w:hAnsiTheme="minorHAnsi" w:cstheme="minorHAnsi"/>
                <w:sz w:val="20"/>
                <w:szCs w:val="20"/>
                <w:lang w:val="en-GB"/>
              </w:rPr>
            </w:pPr>
            <w:r w:rsidRPr="00F3009B">
              <w:rPr>
                <w:sz w:val="20"/>
                <w:szCs w:val="20"/>
                <w:lang w:val="en-GB"/>
              </w:rPr>
              <w:t>European Commission</w:t>
            </w:r>
          </w:p>
        </w:tc>
        <w:tc>
          <w:tcPr>
            <w:tcW w:w="2126" w:type="dxa"/>
            <w:tcBorders>
              <w:top w:val="single" w:sz="4" w:space="0" w:color="000000"/>
              <w:left w:val="single" w:sz="4" w:space="0" w:color="000000"/>
              <w:bottom w:val="single" w:sz="4" w:space="0" w:color="000000"/>
              <w:right w:val="nil"/>
            </w:tcBorders>
            <w:vAlign w:val="center"/>
          </w:tcPr>
          <w:p w14:paraId="5AE6C146" w14:textId="3AA9997A" w:rsidR="00F3009B" w:rsidRPr="00F3009B" w:rsidRDefault="00F3009B" w:rsidP="0081237C">
            <w:pPr>
              <w:keepNext/>
              <w:spacing w:before="56" w:after="113" w:line="240" w:lineRule="auto"/>
              <w:jc w:val="center"/>
              <w:rPr>
                <w:rFonts w:asciiTheme="minorHAnsi" w:hAnsiTheme="minorHAnsi" w:cstheme="minorHAnsi"/>
                <w:sz w:val="20"/>
                <w:szCs w:val="20"/>
                <w:lang w:val="es-ES"/>
              </w:rPr>
            </w:pPr>
            <w:r w:rsidRPr="00F3009B">
              <w:rPr>
                <w:rFonts w:asciiTheme="minorHAnsi" w:hAnsiTheme="minorHAnsi" w:cstheme="minorHAnsi"/>
                <w:sz w:val="20"/>
                <w:szCs w:val="20"/>
                <w:lang w:val="es-ES"/>
              </w:rPr>
              <w:t>MEDGREENREV</w:t>
            </w:r>
          </w:p>
          <w:p w14:paraId="51F0A2D2" w14:textId="24C2A954" w:rsidR="00D86690" w:rsidRPr="00F3009B" w:rsidRDefault="00BE186A" w:rsidP="0081237C">
            <w:pPr>
              <w:keepNext/>
              <w:spacing w:before="56" w:after="113" w:line="240" w:lineRule="auto"/>
              <w:jc w:val="center"/>
              <w:rPr>
                <w:rFonts w:asciiTheme="minorHAnsi" w:hAnsiTheme="minorHAnsi" w:cstheme="minorHAnsi"/>
                <w:sz w:val="18"/>
                <w:szCs w:val="18"/>
                <w:lang w:val="es-ES"/>
              </w:rPr>
            </w:pPr>
            <w:r w:rsidRPr="00F3009B">
              <w:rPr>
                <w:rFonts w:asciiTheme="minorHAnsi" w:hAnsiTheme="minorHAnsi" w:cstheme="minorHAnsi"/>
                <w:sz w:val="18"/>
                <w:szCs w:val="18"/>
                <w:lang w:val="es-ES"/>
              </w:rPr>
              <w:t>Economía</w:t>
            </w:r>
            <w:r w:rsidR="002A1979" w:rsidRPr="00F3009B">
              <w:rPr>
                <w:rFonts w:asciiTheme="minorHAnsi" w:hAnsiTheme="minorHAnsi" w:cstheme="minorHAnsi"/>
                <w:sz w:val="18"/>
                <w:szCs w:val="18"/>
                <w:lang w:val="es-ES"/>
              </w:rPr>
              <w:t xml:space="preserve"> rural en el norte de al-Andalus</w:t>
            </w:r>
            <w:r w:rsidR="0081237C" w:rsidRPr="00F3009B">
              <w:rPr>
                <w:rFonts w:asciiTheme="minorHAnsi" w:hAnsiTheme="minorHAnsi" w:cstheme="minorHAnsi"/>
                <w:sz w:val="18"/>
                <w:szCs w:val="18"/>
                <w:lang w:val="es-ES"/>
              </w:rPr>
              <w:t>. Las excavaciones arqueológicas en les yacimientos de Alquézar y Marcén (Aragón)</w:t>
            </w:r>
          </w:p>
        </w:tc>
        <w:tc>
          <w:tcPr>
            <w:tcW w:w="1701" w:type="dxa"/>
            <w:tcBorders>
              <w:top w:val="single" w:sz="4" w:space="0" w:color="000000"/>
              <w:left w:val="single" w:sz="4" w:space="0" w:color="000000"/>
              <w:bottom w:val="single" w:sz="4" w:space="0" w:color="000000"/>
              <w:right w:val="nil"/>
            </w:tcBorders>
            <w:vAlign w:val="center"/>
          </w:tcPr>
          <w:p w14:paraId="5A1D018D" w14:textId="1F33B32F" w:rsidR="00F3009B" w:rsidRPr="00F3009B" w:rsidRDefault="00F3009B" w:rsidP="00F3009B">
            <w:pPr>
              <w:keepNext/>
              <w:spacing w:before="56" w:after="113"/>
              <w:jc w:val="center"/>
              <w:rPr>
                <w:rFonts w:asciiTheme="minorHAnsi" w:eastAsiaTheme="minorHAnsi" w:hAnsiTheme="minorHAnsi" w:cstheme="minorHAnsi"/>
                <w:sz w:val="18"/>
                <w:szCs w:val="18"/>
                <w:lang w:val="es-ES" w:eastAsia="en-US"/>
              </w:rPr>
            </w:pPr>
            <w:r w:rsidRPr="00F3009B">
              <w:rPr>
                <w:rFonts w:asciiTheme="minorHAnsi" w:hAnsiTheme="minorHAnsi" w:cstheme="minorHAnsi"/>
                <w:sz w:val="18"/>
                <w:szCs w:val="18"/>
                <w:lang w:val="es-ES"/>
              </w:rPr>
              <w:t xml:space="preserve">Helena </w:t>
            </w:r>
            <w:r w:rsidRPr="00F3009B">
              <w:rPr>
                <w:rFonts w:asciiTheme="minorHAnsi" w:hAnsiTheme="minorHAnsi" w:cstheme="minorHAnsi"/>
                <w:smallCaps/>
                <w:sz w:val="18"/>
                <w:szCs w:val="18"/>
                <w:lang w:val="es-ES"/>
              </w:rPr>
              <w:t>Kirchner</w:t>
            </w:r>
          </w:p>
          <w:p w14:paraId="25D15D15" w14:textId="29BA891D" w:rsidR="00F3009B" w:rsidRPr="00F3009B" w:rsidRDefault="00F3009B" w:rsidP="00F3009B">
            <w:pPr>
              <w:keepNext/>
              <w:spacing w:before="56" w:after="113"/>
              <w:jc w:val="center"/>
              <w:rPr>
                <w:rFonts w:asciiTheme="minorHAnsi" w:hAnsiTheme="minorHAnsi" w:cstheme="minorHAnsi"/>
                <w:sz w:val="18"/>
                <w:szCs w:val="18"/>
                <w:lang w:val="es-ES"/>
              </w:rPr>
            </w:pPr>
            <w:r w:rsidRPr="00F3009B">
              <w:rPr>
                <w:rFonts w:asciiTheme="minorHAnsi" w:hAnsiTheme="minorHAnsi" w:cstheme="minorHAnsi"/>
                <w:sz w:val="18"/>
                <w:szCs w:val="18"/>
                <w:lang w:val="es-ES"/>
              </w:rPr>
              <w:t xml:space="preserve">Aleksander </w:t>
            </w:r>
            <w:r w:rsidRPr="00F3009B">
              <w:rPr>
                <w:rFonts w:asciiTheme="minorHAnsi" w:hAnsiTheme="minorHAnsi" w:cstheme="minorHAnsi"/>
                <w:smallCaps/>
                <w:sz w:val="18"/>
                <w:szCs w:val="18"/>
                <w:lang w:val="es-ES"/>
              </w:rPr>
              <w:t>Pluskowski</w:t>
            </w:r>
          </w:p>
          <w:p w14:paraId="6BECC6D1" w14:textId="118B6FB4" w:rsidR="00F3009B" w:rsidRPr="00F3009B" w:rsidRDefault="00F3009B" w:rsidP="00F3009B">
            <w:pPr>
              <w:keepNext/>
              <w:spacing w:before="56" w:after="113"/>
              <w:jc w:val="center"/>
              <w:rPr>
                <w:rFonts w:asciiTheme="minorHAnsi" w:hAnsiTheme="minorHAnsi" w:cstheme="minorHAnsi"/>
                <w:sz w:val="18"/>
                <w:szCs w:val="18"/>
                <w:lang w:val="fr-FR"/>
              </w:rPr>
            </w:pPr>
            <w:r w:rsidRPr="00F3009B">
              <w:rPr>
                <w:rFonts w:asciiTheme="minorHAnsi" w:hAnsiTheme="minorHAnsi" w:cstheme="minorHAnsi"/>
                <w:sz w:val="18"/>
                <w:szCs w:val="18"/>
                <w:lang w:val="fr-FR"/>
              </w:rPr>
              <w:t xml:space="preserve">Guillermo </w:t>
            </w:r>
            <w:r w:rsidRPr="00F3009B">
              <w:rPr>
                <w:rFonts w:asciiTheme="minorHAnsi" w:hAnsiTheme="minorHAnsi" w:cstheme="minorHAnsi"/>
                <w:smallCaps/>
                <w:sz w:val="18"/>
                <w:szCs w:val="18"/>
                <w:lang w:val="fr-FR"/>
              </w:rPr>
              <w:t>García Contreras</w:t>
            </w:r>
            <w:r w:rsidRPr="00F3009B">
              <w:rPr>
                <w:rFonts w:asciiTheme="minorHAnsi" w:hAnsiTheme="minorHAnsi" w:cstheme="minorHAnsi"/>
                <w:sz w:val="18"/>
                <w:szCs w:val="18"/>
                <w:lang w:val="fr-FR"/>
              </w:rPr>
              <w:t xml:space="preserve"> </w:t>
            </w:r>
          </w:p>
          <w:p w14:paraId="17A33EB7" w14:textId="0C018E31" w:rsidR="0081237C" w:rsidRPr="00F3009B" w:rsidRDefault="00F3009B" w:rsidP="00F3009B">
            <w:pPr>
              <w:keepNext/>
              <w:spacing w:before="56" w:after="113" w:line="240" w:lineRule="auto"/>
              <w:jc w:val="center"/>
              <w:rPr>
                <w:rFonts w:asciiTheme="minorHAnsi" w:hAnsiTheme="minorHAnsi" w:cstheme="minorHAnsi"/>
                <w:sz w:val="18"/>
                <w:szCs w:val="18"/>
                <w:lang w:val="fr-FR"/>
              </w:rPr>
            </w:pPr>
            <w:r w:rsidRPr="00F3009B">
              <w:rPr>
                <w:rFonts w:asciiTheme="minorHAnsi" w:hAnsiTheme="minorHAnsi" w:cstheme="minorHAnsi"/>
                <w:sz w:val="18"/>
                <w:szCs w:val="18"/>
                <w:lang w:val="fr-FR"/>
              </w:rPr>
              <w:t xml:space="preserve">Michelle </w:t>
            </w:r>
            <w:r w:rsidRPr="00F3009B">
              <w:rPr>
                <w:rFonts w:asciiTheme="minorHAnsi" w:hAnsiTheme="minorHAnsi" w:cstheme="minorHAnsi"/>
                <w:smallCaps/>
                <w:sz w:val="18"/>
                <w:szCs w:val="18"/>
                <w:lang w:val="fr-FR"/>
              </w:rPr>
              <w:t>Alexander</w:t>
            </w:r>
          </w:p>
        </w:tc>
        <w:tc>
          <w:tcPr>
            <w:tcW w:w="1276" w:type="dxa"/>
            <w:tcBorders>
              <w:top w:val="single" w:sz="4" w:space="0" w:color="000000"/>
              <w:left w:val="single" w:sz="4" w:space="0" w:color="000000"/>
              <w:bottom w:val="single" w:sz="4" w:space="0" w:color="000000"/>
              <w:right w:val="single" w:sz="4" w:space="0" w:color="000000"/>
            </w:tcBorders>
            <w:vAlign w:val="center"/>
          </w:tcPr>
          <w:p w14:paraId="6CA99F96" w14:textId="425B1AB0" w:rsidR="00D86690" w:rsidRPr="00C9141F" w:rsidRDefault="002A1979" w:rsidP="0081237C">
            <w:pPr>
              <w:keepNext/>
              <w:spacing w:before="56" w:after="113" w:line="240" w:lineRule="auto"/>
              <w:jc w:val="center"/>
              <w:rPr>
                <w:rFonts w:asciiTheme="minorHAnsi" w:hAnsiTheme="minorHAnsi" w:cstheme="minorHAnsi"/>
                <w:sz w:val="20"/>
                <w:szCs w:val="20"/>
                <w:lang w:val="es-ES"/>
              </w:rPr>
            </w:pPr>
            <w:r w:rsidRPr="00C9141F">
              <w:rPr>
                <w:rFonts w:asciiTheme="minorHAnsi" w:hAnsiTheme="minorHAnsi" w:cstheme="minorHAnsi"/>
                <w:sz w:val="20"/>
                <w:szCs w:val="20"/>
                <w:lang w:val="es-ES"/>
              </w:rPr>
              <w:t>2025-2028</w:t>
            </w:r>
          </w:p>
        </w:tc>
      </w:tr>
      <w:bookmarkEnd w:id="79"/>
    </w:tbl>
    <w:p w14:paraId="0D9A18ED" w14:textId="485E30DB" w:rsidR="000D67FF" w:rsidRPr="002A1979" w:rsidRDefault="000D67FF" w:rsidP="00B47935">
      <w:pPr>
        <w:spacing w:before="0" w:after="0" w:line="240" w:lineRule="auto"/>
        <w:jc w:val="left"/>
        <w:rPr>
          <w:rFonts w:ascii="Calibri" w:eastAsia="MS Mincho" w:hAnsi="Calibri" w:cs="Times New Roman"/>
          <w:i/>
          <w:color w:val="808080"/>
          <w:szCs w:val="24"/>
          <w:lang w:val="es-ES" w:eastAsia="ja-JP"/>
        </w:rPr>
      </w:pPr>
    </w:p>
    <w:p w14:paraId="73F395BD" w14:textId="2FE4D3CB" w:rsidR="00FF04CD" w:rsidRPr="00B247B8" w:rsidRDefault="00B247B8" w:rsidP="00B47935">
      <w:pPr>
        <w:pStyle w:val="Heading2"/>
        <w:numPr>
          <w:ilvl w:val="0"/>
          <w:numId w:val="7"/>
        </w:numPr>
        <w:spacing w:line="240" w:lineRule="auto"/>
        <w:rPr>
          <w:rFonts w:eastAsia="MS Mincho"/>
          <w:lang w:val="en-GB" w:eastAsia="ja-JP"/>
        </w:rPr>
      </w:pPr>
      <w:bookmarkStart w:id="80" w:name="_Hlk193378950"/>
      <w:r w:rsidRPr="00B247B8">
        <w:rPr>
          <w:rFonts w:eastAsia="MS Mincho"/>
          <w:lang w:val="en-GB" w:eastAsia="ja-JP"/>
        </w:rPr>
        <w:t>Implemented and requested resources to reach the objectives</w:t>
      </w:r>
    </w:p>
    <w:p w14:paraId="6D68F2C2" w14:textId="45156607" w:rsidR="00D64C5B" w:rsidRPr="00441700" w:rsidRDefault="001A4864" w:rsidP="00B47935">
      <w:pPr>
        <w:spacing w:line="240" w:lineRule="auto"/>
        <w:rPr>
          <w:rFonts w:asciiTheme="majorHAnsi" w:eastAsia="MS Mincho" w:hAnsiTheme="majorHAnsi" w:cstheme="majorBidi"/>
          <w:b/>
          <w:color w:val="2E74B5" w:themeColor="accent1" w:themeShade="BF"/>
          <w:sz w:val="26"/>
          <w:szCs w:val="26"/>
          <w:lang w:val="en-GB" w:eastAsia="ja-JP"/>
        </w:rPr>
      </w:pPr>
      <w:r w:rsidRPr="00441700">
        <w:rPr>
          <w:rFonts w:asciiTheme="majorHAnsi" w:eastAsia="MS Mincho" w:hAnsiTheme="majorHAnsi" w:cstheme="majorBidi"/>
          <w:b/>
          <w:color w:val="2E74B5" w:themeColor="accent1" w:themeShade="BF"/>
          <w:sz w:val="26"/>
          <w:szCs w:val="26"/>
          <w:lang w:val="en-GB" w:eastAsia="ja-JP"/>
        </w:rPr>
        <w:t>Partner</w:t>
      </w:r>
      <w:r w:rsidR="00D64C5B" w:rsidRPr="00441700">
        <w:rPr>
          <w:rFonts w:asciiTheme="majorHAnsi" w:eastAsia="MS Mincho" w:hAnsiTheme="majorHAnsi" w:cstheme="majorBidi"/>
          <w:b/>
          <w:color w:val="2E74B5" w:themeColor="accent1" w:themeShade="BF"/>
          <w:sz w:val="26"/>
          <w:szCs w:val="26"/>
          <w:lang w:val="en-GB" w:eastAsia="ja-JP"/>
        </w:rPr>
        <w:t xml:space="preserve"> 1: </w:t>
      </w:r>
      <w:r w:rsidR="00E714C9">
        <w:rPr>
          <w:rFonts w:asciiTheme="majorHAnsi" w:eastAsia="MS Mincho" w:hAnsiTheme="majorHAnsi" w:cstheme="majorBidi"/>
          <w:b/>
          <w:color w:val="2E74B5" w:themeColor="accent1" w:themeShade="BF"/>
          <w:sz w:val="26"/>
          <w:szCs w:val="26"/>
          <w:lang w:val="en-GB" w:eastAsia="ja-JP"/>
        </w:rPr>
        <w:t>IRAMAT</w:t>
      </w:r>
    </w:p>
    <w:p w14:paraId="1FFD8239" w14:textId="5A0F51A6" w:rsidR="0004551B" w:rsidRPr="006C508E" w:rsidRDefault="00F72964" w:rsidP="00B72617">
      <w:pPr>
        <w:spacing w:after="0" w:line="240" w:lineRule="auto"/>
        <w:rPr>
          <w:rFonts w:ascii="Calibri" w:eastAsia="MS Mincho" w:hAnsi="Calibri" w:cs="Times New Roman"/>
          <w:color w:val="2E74B5" w:themeColor="accent1" w:themeShade="BF"/>
          <w:szCs w:val="24"/>
          <w:u w:val="single"/>
          <w:lang w:val="en-GB" w:eastAsia="ja-JP"/>
        </w:rPr>
      </w:pPr>
      <w:r w:rsidRPr="006C508E">
        <w:rPr>
          <w:rFonts w:ascii="Calibri" w:eastAsia="MS Mincho" w:hAnsi="Calibri" w:cs="Times New Roman"/>
          <w:color w:val="2E74B5" w:themeColor="accent1" w:themeShade="BF"/>
          <w:szCs w:val="24"/>
          <w:u w:val="single"/>
          <w:lang w:val="en-GB" w:eastAsia="ja-JP"/>
        </w:rPr>
        <w:t>Staff expenses</w:t>
      </w:r>
      <w:r w:rsidR="000E23E6">
        <w:rPr>
          <w:rFonts w:ascii="Calibri" w:eastAsia="MS Mincho" w:hAnsi="Calibri" w:cs="Times New Roman"/>
          <w:color w:val="2E74B5" w:themeColor="accent1" w:themeShade="BF"/>
          <w:szCs w:val="24"/>
          <w:u w:val="single"/>
          <w:lang w:val="en-GB" w:eastAsia="ja-JP"/>
        </w:rPr>
        <w:t xml:space="preserve"> (</w:t>
      </w:r>
      <w:r w:rsidR="00DD51BF">
        <w:rPr>
          <w:rFonts w:ascii="Calibri" w:eastAsia="MS Mincho" w:hAnsi="Calibri" w:cs="Times New Roman"/>
          <w:color w:val="2E74B5" w:themeColor="accent1" w:themeShade="BF"/>
          <w:szCs w:val="24"/>
          <w:u w:val="single"/>
          <w:lang w:val="en-GB" w:eastAsia="ja-JP"/>
        </w:rPr>
        <w:t>142</w:t>
      </w:r>
      <w:r w:rsidR="00DF517C">
        <w:rPr>
          <w:rFonts w:ascii="Calibri" w:eastAsia="MS Mincho" w:hAnsi="Calibri" w:cs="Times New Roman"/>
          <w:color w:val="2E74B5" w:themeColor="accent1" w:themeShade="BF"/>
          <w:szCs w:val="24"/>
          <w:u w:val="single"/>
          <w:lang w:val="en-GB" w:eastAsia="ja-JP"/>
        </w:rPr>
        <w:t>,</w:t>
      </w:r>
      <w:r w:rsidR="00DD51BF">
        <w:rPr>
          <w:rFonts w:ascii="Calibri" w:eastAsia="MS Mincho" w:hAnsi="Calibri" w:cs="Times New Roman"/>
          <w:color w:val="2E74B5" w:themeColor="accent1" w:themeShade="BF"/>
          <w:szCs w:val="24"/>
          <w:u w:val="single"/>
          <w:lang w:val="en-GB" w:eastAsia="ja-JP"/>
        </w:rPr>
        <w:t>347</w:t>
      </w:r>
      <w:r w:rsidR="000E23E6">
        <w:rPr>
          <w:rFonts w:ascii="Calibri" w:eastAsia="MS Mincho" w:hAnsi="Calibri" w:cs="Times New Roman"/>
          <w:color w:val="2E74B5" w:themeColor="accent1" w:themeShade="BF"/>
          <w:szCs w:val="24"/>
          <w:u w:val="single"/>
          <w:lang w:val="en-GB" w:eastAsia="ja-JP"/>
        </w:rPr>
        <w:t>€)</w:t>
      </w:r>
    </w:p>
    <w:p w14:paraId="61A132A9" w14:textId="4282E9AF" w:rsidR="000E23E6" w:rsidRDefault="00DF517C" w:rsidP="006609C2">
      <w:pPr>
        <w:autoSpaceDE w:val="0"/>
        <w:autoSpaceDN w:val="0"/>
        <w:adjustRightInd w:val="0"/>
        <w:spacing w:before="0" w:after="0" w:line="276" w:lineRule="auto"/>
        <w:rPr>
          <w:rFonts w:ascii="Calibri" w:eastAsiaTheme="minorHAnsi" w:hAnsi="Calibri" w:cs="Calibri"/>
          <w:lang w:val="en-GB" w:eastAsia="en-US"/>
        </w:rPr>
      </w:pPr>
      <w:r>
        <w:rPr>
          <w:rFonts w:ascii="Calibri" w:eastAsiaTheme="minorHAnsi" w:hAnsi="Calibri" w:cs="Calibri"/>
          <w:b/>
          <w:bCs/>
          <w:lang w:val="en-GB" w:eastAsia="en-US"/>
        </w:rPr>
        <w:t xml:space="preserve">Doctoral contract: </w:t>
      </w:r>
      <w:r w:rsidR="00246AE4" w:rsidRPr="00246AE4">
        <w:rPr>
          <w:rFonts w:ascii="Calibri" w:eastAsiaTheme="minorHAnsi" w:hAnsi="Calibri" w:cs="Calibri"/>
          <w:b/>
          <w:bCs/>
          <w:lang w:val="en-GB" w:eastAsia="en-US"/>
        </w:rPr>
        <w:t>137</w:t>
      </w:r>
      <w:r>
        <w:rPr>
          <w:rFonts w:ascii="Calibri" w:eastAsiaTheme="minorHAnsi" w:hAnsi="Calibri" w:cs="Calibri"/>
          <w:b/>
          <w:bCs/>
          <w:lang w:val="en-GB" w:eastAsia="en-US"/>
        </w:rPr>
        <w:t>,</w:t>
      </w:r>
      <w:r w:rsidR="00246AE4" w:rsidRPr="00246AE4">
        <w:rPr>
          <w:rFonts w:ascii="Calibri" w:eastAsiaTheme="minorHAnsi" w:hAnsi="Calibri" w:cs="Calibri"/>
          <w:b/>
          <w:bCs/>
          <w:lang w:val="en-GB" w:eastAsia="en-US"/>
        </w:rPr>
        <w:t>977</w:t>
      </w:r>
      <w:r w:rsidR="00246AE4">
        <w:rPr>
          <w:rFonts w:ascii="Calibri" w:eastAsiaTheme="minorHAnsi" w:hAnsi="Calibri" w:cs="Calibri"/>
          <w:lang w:val="en-GB" w:eastAsia="en-US"/>
        </w:rPr>
        <w:t xml:space="preserve">€ - </w:t>
      </w:r>
      <w:r w:rsidR="000E23E6" w:rsidRPr="000E23E6">
        <w:rPr>
          <w:rFonts w:ascii="Calibri" w:eastAsiaTheme="minorHAnsi" w:hAnsi="Calibri" w:cs="Calibri"/>
          <w:lang w:val="en-GB" w:eastAsia="en-US"/>
        </w:rPr>
        <w:t>The recruitment of a PhD student for a 3-years duration is essential due to the important number of</w:t>
      </w:r>
      <w:r w:rsidR="006674D1">
        <w:rPr>
          <w:rFonts w:ascii="Calibri" w:eastAsiaTheme="minorHAnsi" w:hAnsi="Calibri" w:cs="Calibri"/>
          <w:lang w:val="en-GB" w:eastAsia="en-US"/>
        </w:rPr>
        <w:t xml:space="preserve"> </w:t>
      </w:r>
      <w:r w:rsidR="000E23E6">
        <w:rPr>
          <w:rFonts w:ascii="Calibri" w:eastAsiaTheme="minorHAnsi" w:hAnsi="Calibri" w:cs="Calibri"/>
          <w:lang w:val="en-GB" w:eastAsia="en-US"/>
        </w:rPr>
        <w:t>coins</w:t>
      </w:r>
      <w:r w:rsidR="000E23E6" w:rsidRPr="000E23E6">
        <w:rPr>
          <w:rFonts w:ascii="Calibri" w:eastAsiaTheme="minorHAnsi" w:hAnsi="Calibri" w:cs="Calibri"/>
          <w:lang w:val="en-GB" w:eastAsia="en-US"/>
        </w:rPr>
        <w:t xml:space="preserve"> to study </w:t>
      </w:r>
      <w:r w:rsidR="00B72617">
        <w:rPr>
          <w:rFonts w:ascii="Calibri" w:eastAsiaTheme="minorHAnsi" w:hAnsi="Calibri" w:cs="Calibri"/>
          <w:lang w:val="en-GB" w:eastAsia="en-US"/>
        </w:rPr>
        <w:t xml:space="preserve">and to analyse </w:t>
      </w:r>
      <w:r w:rsidR="000E23E6" w:rsidRPr="000E23E6">
        <w:rPr>
          <w:rFonts w:ascii="Calibri" w:eastAsiaTheme="minorHAnsi" w:hAnsi="Calibri" w:cs="Calibri"/>
          <w:lang w:val="en-GB" w:eastAsia="en-US"/>
        </w:rPr>
        <w:t>(</w:t>
      </w:r>
      <w:r w:rsidR="006674D1">
        <w:rPr>
          <w:rFonts w:ascii="Calibri" w:eastAsiaTheme="minorHAnsi" w:hAnsi="Calibri" w:cs="Calibri"/>
          <w:lang w:val="en-GB" w:eastAsia="en-US"/>
        </w:rPr>
        <w:t>participation to t</w:t>
      </w:r>
      <w:r w:rsidR="000E23E6" w:rsidRPr="000E23E6">
        <w:rPr>
          <w:rFonts w:ascii="Calibri" w:eastAsiaTheme="minorHAnsi" w:hAnsi="Calibri" w:cs="Calibri"/>
          <w:lang w:val="en-GB" w:eastAsia="en-US"/>
        </w:rPr>
        <w:t>ask</w:t>
      </w:r>
      <w:r w:rsidR="00B72617">
        <w:rPr>
          <w:rFonts w:ascii="Calibri" w:eastAsiaTheme="minorHAnsi" w:hAnsi="Calibri" w:cs="Calibri"/>
          <w:lang w:val="en-GB" w:eastAsia="en-US"/>
        </w:rPr>
        <w:t>s</w:t>
      </w:r>
      <w:r w:rsidR="000E23E6" w:rsidRPr="000E23E6">
        <w:rPr>
          <w:rFonts w:ascii="Calibri" w:eastAsiaTheme="minorHAnsi" w:hAnsi="Calibri" w:cs="Calibri"/>
          <w:lang w:val="en-GB" w:eastAsia="en-US"/>
        </w:rPr>
        <w:t xml:space="preserve"> </w:t>
      </w:r>
      <w:r w:rsidR="000E23E6">
        <w:rPr>
          <w:rFonts w:ascii="Calibri" w:eastAsiaTheme="minorHAnsi" w:hAnsi="Calibri" w:cs="Calibri"/>
          <w:lang w:val="en-GB" w:eastAsia="en-US"/>
        </w:rPr>
        <w:t>1</w:t>
      </w:r>
      <w:r w:rsidR="00B72617">
        <w:rPr>
          <w:rFonts w:ascii="Calibri" w:eastAsiaTheme="minorHAnsi" w:hAnsi="Calibri" w:cs="Calibri"/>
          <w:lang w:val="en-GB" w:eastAsia="en-US"/>
        </w:rPr>
        <w:t xml:space="preserve"> and 3</w:t>
      </w:r>
      <w:r w:rsidR="000E23E6" w:rsidRPr="000E23E6">
        <w:rPr>
          <w:rFonts w:ascii="Calibri" w:eastAsiaTheme="minorHAnsi" w:hAnsi="Calibri" w:cs="Calibri"/>
          <w:lang w:val="en-GB" w:eastAsia="en-US"/>
        </w:rPr>
        <w:t>)</w:t>
      </w:r>
      <w:r w:rsidR="006674D1">
        <w:rPr>
          <w:rFonts w:ascii="Calibri" w:eastAsiaTheme="minorHAnsi" w:hAnsi="Calibri" w:cs="Calibri"/>
          <w:lang w:val="en-GB" w:eastAsia="en-US"/>
        </w:rPr>
        <w:t xml:space="preserve">. </w:t>
      </w:r>
      <w:r w:rsidR="00B72617" w:rsidRPr="00B72617">
        <w:rPr>
          <w:rFonts w:ascii="Calibri" w:eastAsiaTheme="minorHAnsi" w:hAnsi="Calibri" w:cs="Calibri"/>
          <w:lang w:val="en-GB" w:eastAsia="en-US"/>
        </w:rPr>
        <w:t xml:space="preserve">The targeted profile will focus on Arab-Andalusian numismatics, preferably between the taifas of the 11th century and the Almohad period, and the doctoral student will be supervised by the coordinator, under the direction of one of the members of the team qualified to </w:t>
      </w:r>
      <w:r>
        <w:rPr>
          <w:rFonts w:ascii="Calibri" w:eastAsiaTheme="minorHAnsi" w:hAnsi="Calibri" w:cs="Calibri"/>
          <w:lang w:val="en-GB" w:eastAsia="en-US"/>
        </w:rPr>
        <w:t xml:space="preserve">supervise PhD student. </w:t>
      </w:r>
    </w:p>
    <w:p w14:paraId="53429160" w14:textId="7F238DB8" w:rsidR="000E23E6" w:rsidRPr="000E23E6" w:rsidRDefault="00DF517C" w:rsidP="006609C2">
      <w:pPr>
        <w:autoSpaceDE w:val="0"/>
        <w:autoSpaceDN w:val="0"/>
        <w:adjustRightInd w:val="0"/>
        <w:spacing w:before="0" w:after="0" w:line="276" w:lineRule="auto"/>
        <w:rPr>
          <w:rFonts w:ascii="Calibri" w:eastAsiaTheme="minorHAnsi" w:hAnsi="Calibri" w:cs="Calibri"/>
          <w:lang w:val="en-GB" w:eastAsia="en-US"/>
        </w:rPr>
      </w:pPr>
      <w:r>
        <w:rPr>
          <w:rFonts w:ascii="Calibri" w:eastAsiaTheme="minorHAnsi" w:hAnsi="Calibri" w:cs="Calibri"/>
          <w:b/>
          <w:bCs/>
          <w:lang w:val="en-GB" w:eastAsia="en-US"/>
        </w:rPr>
        <w:t xml:space="preserve">Master’s placement: </w:t>
      </w:r>
      <w:r w:rsidR="00DD51BF">
        <w:rPr>
          <w:rFonts w:ascii="Calibri" w:eastAsiaTheme="minorHAnsi" w:hAnsi="Calibri" w:cs="Calibri"/>
          <w:b/>
          <w:bCs/>
          <w:lang w:val="en-GB" w:eastAsia="en-US"/>
        </w:rPr>
        <w:t>4</w:t>
      </w:r>
      <w:r>
        <w:rPr>
          <w:rFonts w:ascii="Calibri" w:eastAsiaTheme="minorHAnsi" w:hAnsi="Calibri" w:cs="Calibri"/>
          <w:b/>
          <w:bCs/>
          <w:lang w:val="en-GB" w:eastAsia="en-US"/>
        </w:rPr>
        <w:t>,</w:t>
      </w:r>
      <w:r w:rsidR="00DD51BF">
        <w:rPr>
          <w:rFonts w:ascii="Calibri" w:eastAsiaTheme="minorHAnsi" w:hAnsi="Calibri" w:cs="Calibri"/>
          <w:b/>
          <w:bCs/>
          <w:lang w:val="en-GB" w:eastAsia="en-US"/>
        </w:rPr>
        <w:t>370</w:t>
      </w:r>
      <w:r w:rsidR="00246AE4" w:rsidRPr="00246AE4">
        <w:rPr>
          <w:rFonts w:ascii="Calibri" w:eastAsiaTheme="minorHAnsi" w:hAnsi="Calibri" w:cs="Calibri"/>
          <w:b/>
          <w:bCs/>
          <w:lang w:val="en-GB" w:eastAsia="en-US"/>
        </w:rPr>
        <w:t>€</w:t>
      </w:r>
      <w:r w:rsidR="00246AE4">
        <w:rPr>
          <w:rFonts w:ascii="Calibri" w:eastAsiaTheme="minorHAnsi" w:hAnsi="Calibri" w:cs="Calibri"/>
          <w:lang w:val="en-GB" w:eastAsia="en-US"/>
        </w:rPr>
        <w:t xml:space="preserve"> - </w:t>
      </w:r>
      <w:r w:rsidR="000E23E6">
        <w:rPr>
          <w:rFonts w:ascii="Calibri" w:eastAsiaTheme="minorHAnsi" w:hAnsi="Calibri" w:cs="Calibri"/>
          <w:lang w:val="en-GB" w:eastAsia="en-US"/>
        </w:rPr>
        <w:t xml:space="preserve">The project aims with </w:t>
      </w:r>
      <w:r w:rsidR="00356580">
        <w:rPr>
          <w:rFonts w:ascii="Calibri" w:eastAsiaTheme="minorHAnsi" w:hAnsi="Calibri" w:cs="Calibri"/>
          <w:lang w:val="en-GB" w:eastAsia="en-US"/>
        </w:rPr>
        <w:t>a</w:t>
      </w:r>
      <w:r w:rsidR="000E23E6">
        <w:rPr>
          <w:rFonts w:ascii="Calibri" w:eastAsiaTheme="minorHAnsi" w:hAnsi="Calibri" w:cs="Calibri"/>
          <w:lang w:val="en-GB" w:eastAsia="en-US"/>
        </w:rPr>
        <w:t xml:space="preserve"> master 2 student</w:t>
      </w:r>
      <w:r w:rsidR="00DD51BF">
        <w:rPr>
          <w:rFonts w:ascii="Calibri" w:eastAsiaTheme="minorHAnsi" w:hAnsi="Calibri" w:cs="Calibri"/>
          <w:lang w:val="en-GB" w:eastAsia="en-US"/>
        </w:rPr>
        <w:t xml:space="preserve">, </w:t>
      </w:r>
      <w:r w:rsidR="00DD51BF" w:rsidRPr="00DD51BF">
        <w:rPr>
          <w:rFonts w:ascii="Calibri" w:eastAsiaTheme="minorHAnsi" w:hAnsi="Calibri" w:cs="Calibri"/>
          <w:lang w:val="en-GB" w:eastAsia="en-US"/>
        </w:rPr>
        <w:t>recruited from a course in digital humanities, whose work will focus on setting up the database in line with the project's interoperability policy.</w:t>
      </w:r>
    </w:p>
    <w:p w14:paraId="605D39B7" w14:textId="3FB65C86" w:rsidR="0004551B" w:rsidRPr="00DE7296" w:rsidRDefault="00F72964" w:rsidP="00B72617">
      <w:pPr>
        <w:spacing w:after="0" w:line="240" w:lineRule="auto"/>
        <w:rPr>
          <w:rFonts w:ascii="Calibri" w:eastAsia="MS Mincho" w:hAnsi="Calibri" w:cs="Times New Roman"/>
          <w:color w:val="2E74B5" w:themeColor="accent1" w:themeShade="BF"/>
          <w:szCs w:val="24"/>
          <w:u w:val="single"/>
          <w:lang w:val="en-GB" w:eastAsia="ja-JP"/>
          <w:rPrChange w:id="81" w:author="HUET Thomas" w:date="2025-03-27T11:28:00Z">
            <w:rPr>
              <w:rFonts w:ascii="Calibri" w:eastAsia="MS Mincho" w:hAnsi="Calibri" w:cs="Times New Roman"/>
              <w:color w:val="2E74B5" w:themeColor="accent1" w:themeShade="BF"/>
              <w:szCs w:val="24"/>
              <w:u w:val="single"/>
              <w:lang w:val="fr-FR" w:eastAsia="ja-JP"/>
            </w:rPr>
          </w:rPrChange>
        </w:rPr>
      </w:pPr>
      <w:r w:rsidRPr="00DE7296">
        <w:rPr>
          <w:rFonts w:ascii="Calibri" w:eastAsia="MS Mincho" w:hAnsi="Calibri" w:cs="Times New Roman"/>
          <w:color w:val="2E74B5" w:themeColor="accent1" w:themeShade="BF"/>
          <w:szCs w:val="24"/>
          <w:u w:val="single"/>
          <w:lang w:val="en-GB" w:eastAsia="ja-JP"/>
          <w:rPrChange w:id="82" w:author="HUET Thomas" w:date="2025-03-27T11:28:00Z">
            <w:rPr>
              <w:rFonts w:ascii="Calibri" w:eastAsia="MS Mincho" w:hAnsi="Calibri" w:cs="Times New Roman"/>
              <w:color w:val="2E74B5" w:themeColor="accent1" w:themeShade="BF"/>
              <w:szCs w:val="24"/>
              <w:u w:val="single"/>
              <w:lang w:val="fr-FR" w:eastAsia="ja-JP"/>
            </w:rPr>
          </w:rPrChange>
        </w:rPr>
        <w:t>Instruments and material costs</w:t>
      </w:r>
      <w:r w:rsidR="00F76A47" w:rsidRPr="00DE7296">
        <w:rPr>
          <w:rFonts w:ascii="Calibri" w:eastAsia="MS Mincho" w:hAnsi="Calibri" w:cs="Times New Roman"/>
          <w:color w:val="2E74B5" w:themeColor="accent1" w:themeShade="BF"/>
          <w:szCs w:val="24"/>
          <w:u w:val="single"/>
          <w:lang w:val="en-GB" w:eastAsia="ja-JP"/>
          <w:rPrChange w:id="83" w:author="HUET Thomas" w:date="2025-03-27T11:28:00Z">
            <w:rPr>
              <w:rFonts w:ascii="Calibri" w:eastAsia="MS Mincho" w:hAnsi="Calibri" w:cs="Times New Roman"/>
              <w:color w:val="2E74B5" w:themeColor="accent1" w:themeShade="BF"/>
              <w:szCs w:val="24"/>
              <w:u w:val="single"/>
              <w:lang w:val="fr-FR" w:eastAsia="ja-JP"/>
            </w:rPr>
          </w:rPrChange>
        </w:rPr>
        <w:t xml:space="preserve"> (</w:t>
      </w:r>
      <w:r w:rsidR="00C03A7C" w:rsidRPr="00DE7296">
        <w:rPr>
          <w:rFonts w:ascii="Calibri" w:eastAsia="MS Mincho" w:hAnsi="Calibri" w:cs="Times New Roman"/>
          <w:color w:val="2E74B5" w:themeColor="accent1" w:themeShade="BF"/>
          <w:szCs w:val="24"/>
          <w:u w:val="single"/>
          <w:lang w:val="en-GB" w:eastAsia="ja-JP"/>
          <w:rPrChange w:id="84" w:author="HUET Thomas" w:date="2025-03-27T11:28:00Z">
            <w:rPr>
              <w:rFonts w:ascii="Calibri" w:eastAsia="MS Mincho" w:hAnsi="Calibri" w:cs="Times New Roman"/>
              <w:color w:val="2E74B5" w:themeColor="accent1" w:themeShade="BF"/>
              <w:szCs w:val="24"/>
              <w:u w:val="single"/>
              <w:lang w:val="fr-FR" w:eastAsia="ja-JP"/>
            </w:rPr>
          </w:rPrChange>
        </w:rPr>
        <w:t>2</w:t>
      </w:r>
      <w:r w:rsidR="004F7F21" w:rsidRPr="00DE7296">
        <w:rPr>
          <w:rFonts w:ascii="Calibri" w:eastAsia="MS Mincho" w:hAnsi="Calibri" w:cs="Times New Roman"/>
          <w:color w:val="2E74B5" w:themeColor="accent1" w:themeShade="BF"/>
          <w:szCs w:val="24"/>
          <w:u w:val="single"/>
          <w:lang w:val="en-GB" w:eastAsia="ja-JP"/>
          <w:rPrChange w:id="85" w:author="HUET Thomas" w:date="2025-03-27T11:28:00Z">
            <w:rPr>
              <w:rFonts w:ascii="Calibri" w:eastAsia="MS Mincho" w:hAnsi="Calibri" w:cs="Times New Roman"/>
              <w:color w:val="2E74B5" w:themeColor="accent1" w:themeShade="BF"/>
              <w:szCs w:val="24"/>
              <w:u w:val="single"/>
              <w:lang w:val="fr-FR" w:eastAsia="ja-JP"/>
            </w:rPr>
          </w:rPrChange>
        </w:rPr>
        <w:t>6,550</w:t>
      </w:r>
      <w:r w:rsidR="000E23E6" w:rsidRPr="00DE7296">
        <w:rPr>
          <w:rFonts w:ascii="Calibri" w:eastAsia="MS Mincho" w:hAnsi="Calibri" w:cs="Times New Roman"/>
          <w:color w:val="2E74B5" w:themeColor="accent1" w:themeShade="BF"/>
          <w:szCs w:val="24"/>
          <w:u w:val="single"/>
          <w:lang w:val="en-GB" w:eastAsia="ja-JP"/>
          <w:rPrChange w:id="86" w:author="HUET Thomas" w:date="2025-03-27T11:28:00Z">
            <w:rPr>
              <w:rFonts w:ascii="Calibri" w:eastAsia="MS Mincho" w:hAnsi="Calibri" w:cs="Times New Roman"/>
              <w:color w:val="2E74B5" w:themeColor="accent1" w:themeShade="BF"/>
              <w:szCs w:val="24"/>
              <w:u w:val="single"/>
              <w:lang w:val="fr-FR" w:eastAsia="ja-JP"/>
            </w:rPr>
          </w:rPrChange>
        </w:rPr>
        <w:t>€)</w:t>
      </w:r>
    </w:p>
    <w:p w14:paraId="45CE6104" w14:textId="19BA6FA2" w:rsidR="00DF517C" w:rsidRPr="00DE7296" w:rsidRDefault="00780F45" w:rsidP="006609C2">
      <w:pPr>
        <w:spacing w:before="0" w:after="0" w:line="276" w:lineRule="auto"/>
        <w:rPr>
          <w:rFonts w:ascii="Calibri" w:eastAsia="MS Mincho" w:hAnsi="Calibri" w:cs="Times New Roman"/>
          <w:i/>
          <w:szCs w:val="24"/>
          <w:lang w:val="en-GB" w:eastAsia="ja-JP"/>
          <w:rPrChange w:id="87" w:author="HUET Thomas" w:date="2025-03-27T11:28:00Z">
            <w:rPr>
              <w:rFonts w:ascii="Calibri" w:eastAsia="MS Mincho" w:hAnsi="Calibri" w:cs="Times New Roman"/>
              <w:i/>
              <w:szCs w:val="24"/>
              <w:lang w:val="fr-FR" w:eastAsia="ja-JP"/>
            </w:rPr>
          </w:rPrChange>
        </w:rPr>
      </w:pPr>
      <w:r w:rsidRPr="00DE7296">
        <w:rPr>
          <w:rFonts w:ascii="Calibri" w:eastAsia="MS Mincho" w:hAnsi="Calibri" w:cs="Times New Roman"/>
          <w:i/>
          <w:szCs w:val="24"/>
          <w:lang w:val="en-GB" w:eastAsia="ja-JP"/>
          <w:rPrChange w:id="88" w:author="HUET Thomas" w:date="2025-03-27T11:28:00Z">
            <w:rPr>
              <w:rFonts w:ascii="Calibri" w:eastAsia="MS Mincho" w:hAnsi="Calibri" w:cs="Times New Roman"/>
              <w:i/>
              <w:szCs w:val="24"/>
              <w:lang w:val="fr-FR" w:eastAsia="ja-JP"/>
            </w:rPr>
          </w:rPrChange>
        </w:rPr>
        <w:lastRenderedPageBreak/>
        <w:t>Scientific consumables</w:t>
      </w:r>
    </w:p>
    <w:p w14:paraId="4DC3954F" w14:textId="20805751" w:rsidR="00B72807" w:rsidRDefault="00B72807" w:rsidP="006609C2">
      <w:pPr>
        <w:spacing w:before="0" w:after="0" w:line="276" w:lineRule="auto"/>
        <w:rPr>
          <w:rFonts w:ascii="Calibri" w:eastAsia="MS Mincho" w:hAnsi="Calibri" w:cs="Times New Roman"/>
          <w:iCs/>
          <w:szCs w:val="24"/>
          <w:lang w:val="en-GB" w:eastAsia="ja-JP"/>
        </w:rPr>
      </w:pPr>
      <w:r>
        <w:rPr>
          <w:rFonts w:ascii="Calibri" w:eastAsia="MS Mincho" w:hAnsi="Calibri" w:cs="Times New Roman"/>
          <w:b/>
          <w:bCs/>
          <w:iCs/>
          <w:szCs w:val="24"/>
          <w:lang w:val="en-GB" w:eastAsia="ja-JP"/>
        </w:rPr>
        <w:t xml:space="preserve">Consumables LA-ICP-MS: </w:t>
      </w:r>
      <w:r w:rsidR="00246AE4" w:rsidRPr="00246AE4">
        <w:rPr>
          <w:rFonts w:ascii="Calibri" w:eastAsia="MS Mincho" w:hAnsi="Calibri" w:cs="Times New Roman"/>
          <w:b/>
          <w:bCs/>
          <w:iCs/>
          <w:szCs w:val="24"/>
          <w:lang w:val="en-GB" w:eastAsia="ja-JP"/>
        </w:rPr>
        <w:t>15</w:t>
      </w:r>
      <w:r w:rsidR="00DF517C">
        <w:rPr>
          <w:rFonts w:ascii="Calibri" w:eastAsia="MS Mincho" w:hAnsi="Calibri" w:cs="Times New Roman"/>
          <w:b/>
          <w:bCs/>
          <w:iCs/>
          <w:szCs w:val="24"/>
          <w:lang w:val="en-GB" w:eastAsia="ja-JP"/>
        </w:rPr>
        <w:t>,</w:t>
      </w:r>
      <w:r w:rsidR="00246AE4" w:rsidRPr="00246AE4">
        <w:rPr>
          <w:rFonts w:ascii="Calibri" w:eastAsia="MS Mincho" w:hAnsi="Calibri" w:cs="Times New Roman"/>
          <w:b/>
          <w:bCs/>
          <w:iCs/>
          <w:szCs w:val="24"/>
          <w:lang w:val="en-GB" w:eastAsia="ja-JP"/>
        </w:rPr>
        <w:t>000€</w:t>
      </w:r>
      <w:r w:rsidR="00246AE4">
        <w:rPr>
          <w:rFonts w:ascii="Calibri" w:eastAsia="MS Mincho" w:hAnsi="Calibri" w:cs="Times New Roman"/>
          <w:iCs/>
          <w:szCs w:val="24"/>
          <w:lang w:val="en-GB" w:eastAsia="ja-JP"/>
        </w:rPr>
        <w:t xml:space="preserve"> - </w:t>
      </w:r>
      <w:r w:rsidR="00B72617" w:rsidRPr="00B72617">
        <w:rPr>
          <w:rFonts w:ascii="Calibri" w:eastAsia="MS Mincho" w:hAnsi="Calibri" w:cs="Times New Roman"/>
          <w:iCs/>
          <w:szCs w:val="24"/>
          <w:lang w:val="en-GB" w:eastAsia="ja-JP"/>
        </w:rPr>
        <w:t>A significant proportion of expenditure on consumables relates to the use of the</w:t>
      </w:r>
      <w:r w:rsidR="00B72617">
        <w:rPr>
          <w:rFonts w:ascii="Calibri" w:eastAsia="MS Mincho" w:hAnsi="Calibri" w:cs="Times New Roman"/>
          <w:iCs/>
          <w:szCs w:val="24"/>
          <w:lang w:val="en-GB" w:eastAsia="ja-JP"/>
        </w:rPr>
        <w:t xml:space="preserve"> </w:t>
      </w:r>
      <w:r w:rsidR="000E23E6" w:rsidRPr="00246AE4">
        <w:rPr>
          <w:rFonts w:ascii="Calibri" w:eastAsia="MS Mincho" w:hAnsi="Calibri" w:cs="Times New Roman"/>
          <w:iCs/>
          <w:szCs w:val="24"/>
          <w:lang w:val="en-GB" w:eastAsia="ja-JP"/>
        </w:rPr>
        <w:t>LA-ICP-MS</w:t>
      </w:r>
      <w:r w:rsidR="00B72617">
        <w:rPr>
          <w:rFonts w:ascii="Calibri" w:eastAsia="MS Mincho" w:hAnsi="Calibri" w:cs="Times New Roman"/>
          <w:iCs/>
          <w:szCs w:val="24"/>
          <w:lang w:val="en-GB" w:eastAsia="ja-JP"/>
        </w:rPr>
        <w:t xml:space="preserve"> (argon, helium, cones…). </w:t>
      </w:r>
      <w:r w:rsidR="00B72617" w:rsidRPr="00B72617">
        <w:rPr>
          <w:rFonts w:ascii="Calibri" w:eastAsia="MS Mincho" w:hAnsi="Calibri" w:cs="Times New Roman"/>
          <w:iCs/>
          <w:szCs w:val="24"/>
          <w:lang w:val="en-GB" w:eastAsia="ja-JP"/>
        </w:rPr>
        <w:t>Costs are calculated on the basis of 11 working weeks.</w:t>
      </w:r>
    </w:p>
    <w:p w14:paraId="3B20D46F" w14:textId="103E502F" w:rsidR="00B72807" w:rsidRPr="00B72807" w:rsidRDefault="00780F45" w:rsidP="006609C2">
      <w:pPr>
        <w:spacing w:before="0" w:after="0" w:line="276" w:lineRule="auto"/>
        <w:rPr>
          <w:rFonts w:ascii="Calibri" w:eastAsia="MS Mincho" w:hAnsi="Calibri" w:cs="Times New Roman"/>
          <w:i/>
          <w:szCs w:val="24"/>
          <w:lang w:val="en-GB" w:eastAsia="ja-JP"/>
        </w:rPr>
      </w:pPr>
      <w:r>
        <w:rPr>
          <w:rFonts w:ascii="Calibri" w:eastAsia="MS Mincho" w:hAnsi="Calibri" w:cs="Times New Roman"/>
          <w:i/>
          <w:szCs w:val="24"/>
          <w:lang w:val="en-GB" w:eastAsia="ja-JP"/>
        </w:rPr>
        <w:t>Material</w:t>
      </w:r>
    </w:p>
    <w:p w14:paraId="68545F51" w14:textId="2164CDDE" w:rsidR="00B72617" w:rsidRPr="00246AE4" w:rsidRDefault="00B72807" w:rsidP="006609C2">
      <w:pPr>
        <w:spacing w:before="0" w:after="0" w:line="276" w:lineRule="auto"/>
        <w:rPr>
          <w:rFonts w:ascii="Calibri" w:eastAsia="MS Mincho" w:hAnsi="Calibri" w:cs="Times New Roman"/>
          <w:iCs/>
          <w:szCs w:val="24"/>
          <w:lang w:val="en-GB" w:eastAsia="ja-JP"/>
        </w:rPr>
      </w:pPr>
      <w:r>
        <w:rPr>
          <w:rFonts w:ascii="Calibri" w:eastAsia="MS Mincho" w:hAnsi="Calibri" w:cs="Times New Roman"/>
          <w:b/>
          <w:bCs/>
          <w:iCs/>
          <w:szCs w:val="24"/>
          <w:lang w:val="en-GB" w:eastAsia="ja-JP"/>
        </w:rPr>
        <w:t xml:space="preserve">Books: </w:t>
      </w:r>
      <w:r w:rsidR="00B72617">
        <w:rPr>
          <w:rFonts w:ascii="Calibri" w:eastAsia="MS Mincho" w:hAnsi="Calibri" w:cs="Times New Roman"/>
          <w:b/>
          <w:bCs/>
          <w:iCs/>
          <w:szCs w:val="24"/>
          <w:lang w:val="en-GB" w:eastAsia="ja-JP"/>
        </w:rPr>
        <w:t>5</w:t>
      </w:r>
      <w:r w:rsidR="00DF517C">
        <w:rPr>
          <w:rFonts w:ascii="Calibri" w:eastAsia="MS Mincho" w:hAnsi="Calibri" w:cs="Times New Roman"/>
          <w:b/>
          <w:bCs/>
          <w:iCs/>
          <w:szCs w:val="24"/>
          <w:lang w:val="en-GB" w:eastAsia="ja-JP"/>
        </w:rPr>
        <w:t>,</w:t>
      </w:r>
      <w:r w:rsidR="00B72617" w:rsidRPr="00246AE4">
        <w:rPr>
          <w:rFonts w:ascii="Calibri" w:eastAsia="MS Mincho" w:hAnsi="Calibri" w:cs="Times New Roman"/>
          <w:b/>
          <w:bCs/>
          <w:iCs/>
          <w:szCs w:val="24"/>
          <w:lang w:val="en-GB" w:eastAsia="ja-JP"/>
        </w:rPr>
        <w:t>000€</w:t>
      </w:r>
      <w:r w:rsidR="00B72617">
        <w:rPr>
          <w:rFonts w:ascii="Calibri" w:eastAsia="MS Mincho" w:hAnsi="Calibri" w:cs="Times New Roman"/>
          <w:iCs/>
          <w:szCs w:val="24"/>
          <w:lang w:val="en-GB" w:eastAsia="ja-JP"/>
        </w:rPr>
        <w:t xml:space="preserve"> - </w:t>
      </w:r>
      <w:r w:rsidR="00B72617" w:rsidRPr="00246AE4">
        <w:rPr>
          <w:rFonts w:ascii="Calibri" w:eastAsia="MS Mincho" w:hAnsi="Calibri" w:cs="Times New Roman"/>
          <w:iCs/>
          <w:szCs w:val="24"/>
          <w:lang w:val="en-GB" w:eastAsia="ja-JP"/>
        </w:rPr>
        <w:t>The project will open up the laboratory to medieval Arab-Muslim coins. This scientific opening will involve the creation of a section reserved for this theme in the laboratory's library. This will be a permanent section, initially consisting of bibliographical references essential to the project. These will include, for example, reference catalogues of Arab-Muslim coins.</w:t>
      </w:r>
    </w:p>
    <w:p w14:paraId="46434E29" w14:textId="2B6426FE" w:rsidR="00246AE4" w:rsidRDefault="00B72807" w:rsidP="006609C2">
      <w:pPr>
        <w:spacing w:before="0" w:after="0" w:line="276" w:lineRule="auto"/>
        <w:rPr>
          <w:rFonts w:ascii="Calibri" w:eastAsia="MS Mincho" w:hAnsi="Calibri" w:cs="Times New Roman"/>
          <w:iCs/>
          <w:szCs w:val="24"/>
          <w:lang w:val="en-GB" w:eastAsia="ja-JP"/>
        </w:rPr>
      </w:pPr>
      <w:r>
        <w:rPr>
          <w:rFonts w:ascii="Calibri" w:eastAsia="MS Mincho" w:hAnsi="Calibri" w:cs="Times New Roman"/>
          <w:b/>
          <w:bCs/>
          <w:iCs/>
          <w:szCs w:val="24"/>
          <w:lang w:val="en-GB" w:eastAsia="ja-JP"/>
        </w:rPr>
        <w:t xml:space="preserve">Photographic equipment: </w:t>
      </w:r>
      <w:r w:rsidR="00246AE4" w:rsidRPr="00246AE4">
        <w:rPr>
          <w:rFonts w:ascii="Calibri" w:eastAsia="MS Mincho" w:hAnsi="Calibri" w:cs="Times New Roman"/>
          <w:b/>
          <w:bCs/>
          <w:iCs/>
          <w:szCs w:val="24"/>
          <w:lang w:val="en-GB" w:eastAsia="ja-JP"/>
        </w:rPr>
        <w:t>4</w:t>
      </w:r>
      <w:r w:rsidR="00DF517C">
        <w:rPr>
          <w:rFonts w:ascii="Calibri" w:eastAsia="MS Mincho" w:hAnsi="Calibri" w:cs="Times New Roman"/>
          <w:b/>
          <w:bCs/>
          <w:iCs/>
          <w:szCs w:val="24"/>
          <w:lang w:val="en-GB" w:eastAsia="ja-JP"/>
        </w:rPr>
        <w:t>,</w:t>
      </w:r>
      <w:r w:rsidR="004F7F21">
        <w:rPr>
          <w:rFonts w:ascii="Calibri" w:eastAsia="MS Mincho" w:hAnsi="Calibri" w:cs="Times New Roman"/>
          <w:b/>
          <w:bCs/>
          <w:iCs/>
          <w:szCs w:val="24"/>
          <w:lang w:val="en-GB" w:eastAsia="ja-JP"/>
        </w:rPr>
        <w:t>55</w:t>
      </w:r>
      <w:r w:rsidR="00246AE4" w:rsidRPr="00246AE4">
        <w:rPr>
          <w:rFonts w:ascii="Calibri" w:eastAsia="MS Mincho" w:hAnsi="Calibri" w:cs="Times New Roman"/>
          <w:b/>
          <w:bCs/>
          <w:iCs/>
          <w:szCs w:val="24"/>
          <w:lang w:val="en-GB" w:eastAsia="ja-JP"/>
        </w:rPr>
        <w:t>0€</w:t>
      </w:r>
      <w:r w:rsidR="00246AE4">
        <w:rPr>
          <w:rFonts w:ascii="Calibri" w:eastAsia="MS Mincho" w:hAnsi="Calibri" w:cs="Times New Roman"/>
          <w:iCs/>
          <w:szCs w:val="24"/>
          <w:lang w:val="en-GB" w:eastAsia="ja-JP"/>
        </w:rPr>
        <w:t xml:space="preserve"> - </w:t>
      </w:r>
      <w:r w:rsidR="00246AE4" w:rsidRPr="00246AE4">
        <w:rPr>
          <w:rFonts w:ascii="Calibri" w:eastAsia="MS Mincho" w:hAnsi="Calibri" w:cs="Times New Roman"/>
          <w:iCs/>
          <w:szCs w:val="24"/>
          <w:lang w:val="en-GB" w:eastAsia="ja-JP"/>
        </w:rPr>
        <w:t>As the project includes very high-resolution photographs of the coins being analysed, costs will have to be budgeted for renewing the laboratory's photographic equipment.</w:t>
      </w:r>
    </w:p>
    <w:p w14:paraId="01F2E5FF" w14:textId="69B595D4" w:rsidR="00C03A7C" w:rsidRDefault="00B72807" w:rsidP="006609C2">
      <w:pPr>
        <w:spacing w:before="0" w:after="0" w:line="276" w:lineRule="auto"/>
        <w:rPr>
          <w:rFonts w:ascii="Calibri" w:eastAsia="MS Mincho" w:hAnsi="Calibri" w:cs="Times New Roman"/>
          <w:iCs/>
          <w:szCs w:val="24"/>
          <w:lang w:val="en-GB" w:eastAsia="ja-JP"/>
        </w:rPr>
      </w:pPr>
      <w:r>
        <w:rPr>
          <w:rFonts w:ascii="Calibri" w:eastAsia="MS Mincho" w:hAnsi="Calibri" w:cs="Times New Roman"/>
          <w:b/>
          <w:bCs/>
          <w:iCs/>
          <w:szCs w:val="24"/>
          <w:lang w:val="en-GB" w:eastAsia="ja-JP"/>
        </w:rPr>
        <w:t xml:space="preserve">Computer equipment: </w:t>
      </w:r>
      <w:r w:rsidR="00C03A7C" w:rsidRPr="00C03A7C">
        <w:rPr>
          <w:rFonts w:ascii="Calibri" w:eastAsia="MS Mincho" w:hAnsi="Calibri" w:cs="Times New Roman"/>
          <w:b/>
          <w:bCs/>
          <w:iCs/>
          <w:szCs w:val="24"/>
          <w:lang w:val="en-GB" w:eastAsia="ja-JP"/>
        </w:rPr>
        <w:t>2</w:t>
      </w:r>
      <w:r w:rsidR="00DF517C">
        <w:rPr>
          <w:rFonts w:ascii="Calibri" w:eastAsia="MS Mincho" w:hAnsi="Calibri" w:cs="Times New Roman"/>
          <w:b/>
          <w:bCs/>
          <w:iCs/>
          <w:szCs w:val="24"/>
          <w:lang w:val="en-GB" w:eastAsia="ja-JP"/>
        </w:rPr>
        <w:t>,</w:t>
      </w:r>
      <w:r w:rsidR="00C03A7C" w:rsidRPr="00C03A7C">
        <w:rPr>
          <w:rFonts w:ascii="Calibri" w:eastAsia="MS Mincho" w:hAnsi="Calibri" w:cs="Times New Roman"/>
          <w:b/>
          <w:bCs/>
          <w:iCs/>
          <w:szCs w:val="24"/>
          <w:lang w:val="en-GB" w:eastAsia="ja-JP"/>
        </w:rPr>
        <w:t>000€</w:t>
      </w:r>
      <w:r w:rsidR="00C03A7C">
        <w:rPr>
          <w:rFonts w:ascii="Calibri" w:eastAsia="MS Mincho" w:hAnsi="Calibri" w:cs="Times New Roman"/>
          <w:iCs/>
          <w:szCs w:val="24"/>
          <w:lang w:val="en-GB" w:eastAsia="ja-JP"/>
        </w:rPr>
        <w:t xml:space="preserve"> - </w:t>
      </w:r>
      <w:r w:rsidR="00C03A7C" w:rsidRPr="00C03A7C">
        <w:rPr>
          <w:rFonts w:ascii="Calibri" w:eastAsia="MS Mincho" w:hAnsi="Calibri" w:cs="Times New Roman"/>
          <w:iCs/>
          <w:szCs w:val="24"/>
          <w:lang w:val="en-GB" w:eastAsia="ja-JP"/>
        </w:rPr>
        <w:t>Recruited on a fixed-term contract, the doctoral student will need IT equipment, in particular a computer.</w:t>
      </w:r>
    </w:p>
    <w:p w14:paraId="1AFB1EE2" w14:textId="387F2511" w:rsidR="0004551B" w:rsidRPr="00C03A7C" w:rsidRDefault="00AA3AF2" w:rsidP="00C03A7C">
      <w:pPr>
        <w:spacing w:after="0" w:line="240" w:lineRule="auto"/>
        <w:rPr>
          <w:rFonts w:ascii="Calibri" w:eastAsia="MS Mincho" w:hAnsi="Calibri" w:cs="Times New Roman"/>
          <w:color w:val="2E74B5" w:themeColor="accent1" w:themeShade="BF"/>
          <w:szCs w:val="24"/>
          <w:u w:val="single"/>
          <w:lang w:val="en-GB" w:eastAsia="ja-JP"/>
        </w:rPr>
      </w:pPr>
      <w:r w:rsidRPr="00C03A7C">
        <w:rPr>
          <w:rFonts w:ascii="Calibri" w:eastAsia="MS Mincho" w:hAnsi="Calibri" w:cs="Times New Roman"/>
          <w:color w:val="2E74B5" w:themeColor="accent1" w:themeShade="BF"/>
          <w:szCs w:val="24"/>
          <w:u w:val="single"/>
          <w:lang w:val="en-GB" w:eastAsia="ja-JP"/>
        </w:rPr>
        <w:t>Outsourcing / subcontracting</w:t>
      </w:r>
      <w:r w:rsidR="00F76A47" w:rsidRPr="00C03A7C">
        <w:rPr>
          <w:rFonts w:ascii="Calibri" w:eastAsia="MS Mincho" w:hAnsi="Calibri" w:cs="Times New Roman"/>
          <w:color w:val="2E74B5" w:themeColor="accent1" w:themeShade="BF"/>
          <w:szCs w:val="24"/>
          <w:u w:val="single"/>
          <w:lang w:val="en-GB" w:eastAsia="ja-JP"/>
        </w:rPr>
        <w:t xml:space="preserve"> (</w:t>
      </w:r>
      <w:r w:rsidR="00C03A7C" w:rsidRPr="00C03A7C">
        <w:rPr>
          <w:rFonts w:ascii="Calibri" w:eastAsia="MS Mincho" w:hAnsi="Calibri" w:cs="Times New Roman"/>
          <w:color w:val="2E74B5" w:themeColor="accent1" w:themeShade="BF"/>
          <w:szCs w:val="24"/>
          <w:u w:val="single"/>
          <w:lang w:val="en-GB" w:eastAsia="ja-JP"/>
        </w:rPr>
        <w:t>4</w:t>
      </w:r>
      <w:r w:rsidR="004F7F21">
        <w:rPr>
          <w:rFonts w:ascii="Calibri" w:eastAsia="MS Mincho" w:hAnsi="Calibri" w:cs="Times New Roman"/>
          <w:color w:val="2E74B5" w:themeColor="accent1" w:themeShade="BF"/>
          <w:szCs w:val="24"/>
          <w:u w:val="single"/>
          <w:lang w:val="en-GB" w:eastAsia="ja-JP"/>
        </w:rPr>
        <w:t>2,4</w:t>
      </w:r>
      <w:r w:rsidR="00C03A7C" w:rsidRPr="00C03A7C">
        <w:rPr>
          <w:rFonts w:ascii="Calibri" w:eastAsia="MS Mincho" w:hAnsi="Calibri" w:cs="Times New Roman"/>
          <w:color w:val="2E74B5" w:themeColor="accent1" w:themeShade="BF"/>
          <w:szCs w:val="24"/>
          <w:u w:val="single"/>
          <w:lang w:val="en-GB" w:eastAsia="ja-JP"/>
        </w:rPr>
        <w:t>00€</w:t>
      </w:r>
      <w:r w:rsidR="00F76A47" w:rsidRPr="00C03A7C">
        <w:rPr>
          <w:rFonts w:ascii="Calibri" w:eastAsia="MS Mincho" w:hAnsi="Calibri" w:cs="Times New Roman"/>
          <w:color w:val="2E74B5" w:themeColor="accent1" w:themeShade="BF"/>
          <w:szCs w:val="24"/>
          <w:u w:val="single"/>
          <w:lang w:val="en-GB" w:eastAsia="ja-JP"/>
        </w:rPr>
        <w:t>)</w:t>
      </w:r>
    </w:p>
    <w:p w14:paraId="42A9D481" w14:textId="0F0EC503" w:rsidR="00A21BBF" w:rsidRPr="00C03A7C" w:rsidRDefault="00B72807" w:rsidP="006609C2">
      <w:pPr>
        <w:spacing w:before="0" w:after="0" w:line="276" w:lineRule="auto"/>
        <w:rPr>
          <w:rFonts w:ascii="Calibri" w:eastAsia="MS Mincho" w:hAnsi="Calibri" w:cs="Times New Roman"/>
          <w:iCs/>
          <w:szCs w:val="24"/>
          <w:lang w:val="en-GB" w:eastAsia="ja-JP"/>
        </w:rPr>
      </w:pPr>
      <w:r>
        <w:rPr>
          <w:rFonts w:ascii="Calibri" w:eastAsia="MS Mincho" w:hAnsi="Calibri" w:cs="Times New Roman"/>
          <w:b/>
          <w:bCs/>
          <w:iCs/>
          <w:szCs w:val="24"/>
          <w:lang w:val="en-GB" w:eastAsia="ja-JP"/>
        </w:rPr>
        <w:t xml:space="preserve">Publication: </w:t>
      </w:r>
      <w:r w:rsidR="00C03A7C" w:rsidRPr="00C03A7C">
        <w:rPr>
          <w:rFonts w:ascii="Calibri" w:eastAsia="MS Mincho" w:hAnsi="Calibri" w:cs="Times New Roman"/>
          <w:b/>
          <w:bCs/>
          <w:iCs/>
          <w:szCs w:val="24"/>
          <w:lang w:val="en-GB" w:eastAsia="ja-JP"/>
        </w:rPr>
        <w:t>20</w:t>
      </w:r>
      <w:r w:rsidR="00DF517C">
        <w:rPr>
          <w:rFonts w:ascii="Calibri" w:eastAsia="MS Mincho" w:hAnsi="Calibri" w:cs="Times New Roman"/>
          <w:b/>
          <w:bCs/>
          <w:iCs/>
          <w:szCs w:val="24"/>
          <w:lang w:val="en-GB" w:eastAsia="ja-JP"/>
        </w:rPr>
        <w:t>,</w:t>
      </w:r>
      <w:r w:rsidR="00C03A7C" w:rsidRPr="00C03A7C">
        <w:rPr>
          <w:rFonts w:ascii="Calibri" w:eastAsia="MS Mincho" w:hAnsi="Calibri" w:cs="Times New Roman"/>
          <w:b/>
          <w:bCs/>
          <w:iCs/>
          <w:szCs w:val="24"/>
          <w:lang w:val="en-GB" w:eastAsia="ja-JP"/>
        </w:rPr>
        <w:t>000€</w:t>
      </w:r>
      <w:r w:rsidR="00C03A7C" w:rsidRPr="00C03A7C">
        <w:rPr>
          <w:rFonts w:ascii="Calibri" w:eastAsia="MS Mincho" w:hAnsi="Calibri" w:cs="Times New Roman"/>
          <w:iCs/>
          <w:szCs w:val="24"/>
          <w:lang w:val="en-GB" w:eastAsia="ja-JP"/>
        </w:rPr>
        <w:t xml:space="preserve"> - The estimated cost includes intellectual property expenses, as well as the cost of publishing the conference proceedings (task 5). The figure also includes €2,000 for rights, in the context of open science.</w:t>
      </w:r>
    </w:p>
    <w:p w14:paraId="0114764E" w14:textId="5A3A4D0C" w:rsidR="00C03A7C" w:rsidRDefault="00B72807" w:rsidP="006609C2">
      <w:pPr>
        <w:spacing w:before="0" w:after="0" w:line="276" w:lineRule="auto"/>
        <w:rPr>
          <w:rFonts w:ascii="Calibri" w:eastAsia="MS Mincho" w:hAnsi="Calibri" w:cs="Times New Roman"/>
          <w:iCs/>
          <w:szCs w:val="24"/>
          <w:lang w:val="en-GB" w:eastAsia="ja-JP"/>
        </w:rPr>
      </w:pPr>
      <w:r>
        <w:rPr>
          <w:rFonts w:ascii="Calibri" w:eastAsia="MS Mincho" w:hAnsi="Calibri" w:cs="Times New Roman"/>
          <w:b/>
          <w:bCs/>
          <w:iCs/>
          <w:szCs w:val="24"/>
          <w:lang w:val="en-GB" w:eastAsia="ja-JP"/>
        </w:rPr>
        <w:t xml:space="preserve">Lead isotope analyses: </w:t>
      </w:r>
      <w:r w:rsidR="00C03A7C" w:rsidRPr="000D197C">
        <w:rPr>
          <w:rFonts w:ascii="Calibri" w:eastAsia="MS Mincho" w:hAnsi="Calibri" w:cs="Times New Roman"/>
          <w:b/>
          <w:bCs/>
          <w:iCs/>
          <w:szCs w:val="24"/>
          <w:lang w:val="en-GB" w:eastAsia="ja-JP"/>
        </w:rPr>
        <w:t>20</w:t>
      </w:r>
      <w:r w:rsidR="00DF517C">
        <w:rPr>
          <w:rFonts w:ascii="Calibri" w:eastAsia="MS Mincho" w:hAnsi="Calibri" w:cs="Times New Roman"/>
          <w:b/>
          <w:bCs/>
          <w:iCs/>
          <w:szCs w:val="24"/>
          <w:lang w:val="en-GB" w:eastAsia="ja-JP"/>
        </w:rPr>
        <w:t>,</w:t>
      </w:r>
      <w:r w:rsidR="00C03A7C" w:rsidRPr="000D197C">
        <w:rPr>
          <w:rFonts w:ascii="Calibri" w:eastAsia="MS Mincho" w:hAnsi="Calibri" w:cs="Times New Roman"/>
          <w:b/>
          <w:bCs/>
          <w:iCs/>
          <w:szCs w:val="24"/>
          <w:lang w:val="en-GB" w:eastAsia="ja-JP"/>
        </w:rPr>
        <w:t>000€</w:t>
      </w:r>
      <w:r w:rsidR="00C03A7C" w:rsidRPr="000D197C">
        <w:rPr>
          <w:rFonts w:ascii="Calibri" w:eastAsia="MS Mincho" w:hAnsi="Calibri" w:cs="Times New Roman"/>
          <w:iCs/>
          <w:szCs w:val="24"/>
          <w:lang w:val="en-GB" w:eastAsia="ja-JP"/>
        </w:rPr>
        <w:t xml:space="preserve"> - </w:t>
      </w:r>
      <w:r w:rsidR="000D197C" w:rsidRPr="000D197C">
        <w:rPr>
          <w:rFonts w:ascii="Calibri" w:eastAsia="MS Mincho" w:hAnsi="Calibri" w:cs="Times New Roman"/>
          <w:iCs/>
          <w:szCs w:val="24"/>
          <w:lang w:val="en-GB" w:eastAsia="ja-JP"/>
        </w:rPr>
        <w:t xml:space="preserve">The only expenditure relating to subcontracting concerns the </w:t>
      </w:r>
      <w:r>
        <w:rPr>
          <w:rFonts w:ascii="Calibri" w:eastAsia="MS Mincho" w:hAnsi="Calibri" w:cs="Times New Roman"/>
          <w:iCs/>
          <w:szCs w:val="24"/>
          <w:lang w:val="en-GB" w:eastAsia="ja-JP"/>
        </w:rPr>
        <w:t>lead isotope</w:t>
      </w:r>
      <w:r w:rsidR="000D197C" w:rsidRPr="000D197C">
        <w:rPr>
          <w:rFonts w:ascii="Calibri" w:eastAsia="MS Mincho" w:hAnsi="Calibri" w:cs="Times New Roman"/>
          <w:iCs/>
          <w:szCs w:val="24"/>
          <w:lang w:val="en-GB" w:eastAsia="ja-JP"/>
        </w:rPr>
        <w:t xml:space="preserve"> analysis </w:t>
      </w:r>
      <w:r>
        <w:rPr>
          <w:rFonts w:ascii="Calibri" w:eastAsia="MS Mincho" w:hAnsi="Calibri" w:cs="Times New Roman"/>
          <w:iCs/>
          <w:szCs w:val="24"/>
          <w:lang w:val="en-GB" w:eastAsia="ja-JP"/>
        </w:rPr>
        <w:t>f</w:t>
      </w:r>
      <w:r w:rsidR="000D197C" w:rsidRPr="000D197C">
        <w:rPr>
          <w:rFonts w:ascii="Calibri" w:eastAsia="MS Mincho" w:hAnsi="Calibri" w:cs="Times New Roman"/>
          <w:iCs/>
          <w:szCs w:val="24"/>
          <w:lang w:val="en-GB" w:eastAsia="ja-JP"/>
        </w:rPr>
        <w:t>or the selected dirhams (task 3.2). The estimated amount may include the acquisition of monetary fragments by the laboratory for submission to these analyses.</w:t>
      </w:r>
    </w:p>
    <w:p w14:paraId="09AAAFE9" w14:textId="39B77089" w:rsidR="004F7F21" w:rsidRPr="000D197C" w:rsidRDefault="004F7F21" w:rsidP="006609C2">
      <w:pPr>
        <w:spacing w:before="0" w:line="276" w:lineRule="auto"/>
        <w:rPr>
          <w:rFonts w:ascii="Calibri" w:eastAsia="MS Mincho" w:hAnsi="Calibri" w:cs="Times New Roman"/>
          <w:iCs/>
          <w:szCs w:val="24"/>
          <w:lang w:val="en-GB" w:eastAsia="ja-JP"/>
        </w:rPr>
      </w:pPr>
      <w:r>
        <w:rPr>
          <w:rFonts w:ascii="Calibri" w:eastAsia="MS Mincho" w:hAnsi="Calibri" w:cs="Times New Roman"/>
          <w:b/>
          <w:bCs/>
          <w:iCs/>
          <w:szCs w:val="24"/>
          <w:lang w:val="en-GB" w:eastAsia="ja-JP"/>
        </w:rPr>
        <w:t xml:space="preserve">Software licences: </w:t>
      </w:r>
      <w:r w:rsidRPr="00C03A7C">
        <w:rPr>
          <w:rFonts w:ascii="Calibri" w:eastAsia="MS Mincho" w:hAnsi="Calibri" w:cs="Times New Roman"/>
          <w:b/>
          <w:bCs/>
          <w:iCs/>
          <w:szCs w:val="24"/>
          <w:lang w:val="en-GB" w:eastAsia="ja-JP"/>
        </w:rPr>
        <w:t>2</w:t>
      </w:r>
      <w:r>
        <w:rPr>
          <w:rFonts w:ascii="Calibri" w:eastAsia="MS Mincho" w:hAnsi="Calibri" w:cs="Times New Roman"/>
          <w:b/>
          <w:bCs/>
          <w:iCs/>
          <w:szCs w:val="24"/>
          <w:lang w:val="en-GB" w:eastAsia="ja-JP"/>
        </w:rPr>
        <w:t>,</w:t>
      </w:r>
      <w:r w:rsidRPr="00C03A7C">
        <w:rPr>
          <w:rFonts w:ascii="Calibri" w:eastAsia="MS Mincho" w:hAnsi="Calibri" w:cs="Times New Roman"/>
          <w:b/>
          <w:bCs/>
          <w:iCs/>
          <w:szCs w:val="24"/>
          <w:lang w:val="en-GB" w:eastAsia="ja-JP"/>
        </w:rPr>
        <w:t>400€</w:t>
      </w:r>
      <w:r>
        <w:rPr>
          <w:rFonts w:ascii="Calibri" w:eastAsia="MS Mincho" w:hAnsi="Calibri" w:cs="Times New Roman"/>
          <w:iCs/>
          <w:szCs w:val="24"/>
          <w:lang w:val="en-GB" w:eastAsia="ja-JP"/>
        </w:rPr>
        <w:t xml:space="preserve"> - </w:t>
      </w:r>
      <w:r w:rsidRPr="00C03A7C">
        <w:rPr>
          <w:rFonts w:ascii="Calibri" w:eastAsia="MS Mincho" w:hAnsi="Calibri" w:cs="Times New Roman"/>
          <w:iCs/>
          <w:szCs w:val="24"/>
          <w:lang w:val="en-GB" w:eastAsia="ja-JP"/>
        </w:rPr>
        <w:t>The project will require team members to use several software programmes (word and image processing).</w:t>
      </w:r>
    </w:p>
    <w:p w14:paraId="0627CF89" w14:textId="597E3A2F" w:rsidR="0004551B" w:rsidRPr="000D197C" w:rsidRDefault="00F76A47" w:rsidP="000D197C">
      <w:pPr>
        <w:spacing w:after="0" w:line="240" w:lineRule="auto"/>
        <w:jc w:val="left"/>
        <w:rPr>
          <w:rFonts w:ascii="Calibri" w:eastAsia="MS Mincho" w:hAnsi="Calibri" w:cs="Times New Roman"/>
          <w:color w:val="2E74B5" w:themeColor="accent1" w:themeShade="BF"/>
          <w:szCs w:val="24"/>
          <w:u w:val="single"/>
          <w:lang w:val="en-GB" w:eastAsia="ja-JP"/>
        </w:rPr>
      </w:pPr>
      <w:r w:rsidRPr="000D197C">
        <w:rPr>
          <w:rFonts w:ascii="Calibri" w:eastAsia="MS Mincho" w:hAnsi="Calibri" w:cs="Times New Roman"/>
          <w:color w:val="2E74B5" w:themeColor="accent1" w:themeShade="BF"/>
          <w:szCs w:val="24"/>
          <w:u w:val="single"/>
          <w:lang w:val="en-GB" w:eastAsia="ja-JP"/>
        </w:rPr>
        <w:t>Overheads costs (</w:t>
      </w:r>
      <w:r w:rsidR="00C03A7C" w:rsidRPr="000D197C">
        <w:rPr>
          <w:rFonts w:ascii="Calibri" w:eastAsia="MS Mincho" w:hAnsi="Calibri" w:cs="Times New Roman"/>
          <w:color w:val="2E74B5" w:themeColor="accent1" w:themeShade="BF"/>
          <w:szCs w:val="24"/>
          <w:u w:val="single"/>
          <w:lang w:val="en-GB" w:eastAsia="ja-JP"/>
        </w:rPr>
        <w:t>28 000€</w:t>
      </w:r>
      <w:r w:rsidRPr="000D197C">
        <w:rPr>
          <w:rFonts w:ascii="Calibri" w:eastAsia="MS Mincho" w:hAnsi="Calibri" w:cs="Times New Roman"/>
          <w:color w:val="2E74B5" w:themeColor="accent1" w:themeShade="BF"/>
          <w:szCs w:val="24"/>
          <w:u w:val="single"/>
          <w:lang w:val="en-GB" w:eastAsia="ja-JP"/>
        </w:rPr>
        <w:t>)</w:t>
      </w:r>
    </w:p>
    <w:p w14:paraId="61199006" w14:textId="3DA918DF" w:rsidR="00867BB7" w:rsidRPr="000D197C" w:rsidRDefault="00B72807" w:rsidP="006609C2">
      <w:pPr>
        <w:spacing w:before="0" w:after="0" w:line="276" w:lineRule="auto"/>
        <w:rPr>
          <w:rFonts w:ascii="Calibri" w:eastAsia="MS Mincho" w:hAnsi="Calibri" w:cs="Times New Roman"/>
          <w:iCs/>
          <w:szCs w:val="24"/>
          <w:lang w:val="en-GB" w:eastAsia="ja-JP"/>
        </w:rPr>
      </w:pPr>
      <w:r>
        <w:rPr>
          <w:rFonts w:ascii="Calibri" w:eastAsia="MS Mincho" w:hAnsi="Calibri" w:cs="Times New Roman"/>
          <w:b/>
          <w:bCs/>
          <w:iCs/>
          <w:szCs w:val="24"/>
          <w:lang w:val="en-GB" w:eastAsia="ja-JP"/>
        </w:rPr>
        <w:t xml:space="preserve">Professional travel: </w:t>
      </w:r>
      <w:r w:rsidR="00C03A7C" w:rsidRPr="000D197C">
        <w:rPr>
          <w:rFonts w:ascii="Calibri" w:eastAsia="MS Mincho" w:hAnsi="Calibri" w:cs="Times New Roman"/>
          <w:b/>
          <w:bCs/>
          <w:iCs/>
          <w:szCs w:val="24"/>
          <w:lang w:val="en-GB" w:eastAsia="ja-JP"/>
        </w:rPr>
        <w:t>18</w:t>
      </w:r>
      <w:r>
        <w:rPr>
          <w:rFonts w:ascii="Calibri" w:eastAsia="MS Mincho" w:hAnsi="Calibri" w:cs="Times New Roman"/>
          <w:b/>
          <w:bCs/>
          <w:iCs/>
          <w:szCs w:val="24"/>
          <w:lang w:val="en-GB" w:eastAsia="ja-JP"/>
        </w:rPr>
        <w:t>,</w:t>
      </w:r>
      <w:r w:rsidR="00C03A7C" w:rsidRPr="000D197C">
        <w:rPr>
          <w:rFonts w:ascii="Calibri" w:eastAsia="MS Mincho" w:hAnsi="Calibri" w:cs="Times New Roman"/>
          <w:b/>
          <w:bCs/>
          <w:iCs/>
          <w:szCs w:val="24"/>
          <w:lang w:val="en-GB" w:eastAsia="ja-JP"/>
        </w:rPr>
        <w:t>000€</w:t>
      </w:r>
      <w:r w:rsidR="00C03A7C" w:rsidRPr="000D197C">
        <w:rPr>
          <w:rFonts w:ascii="Calibri" w:eastAsia="MS Mincho" w:hAnsi="Calibri" w:cs="Times New Roman"/>
          <w:iCs/>
          <w:szCs w:val="24"/>
          <w:lang w:val="en-GB" w:eastAsia="ja-JP"/>
        </w:rPr>
        <w:t xml:space="preserve"> - </w:t>
      </w:r>
      <w:r w:rsidR="000D197C" w:rsidRPr="000D197C">
        <w:rPr>
          <w:rFonts w:ascii="Calibri" w:eastAsia="MS Mincho" w:hAnsi="Calibri" w:cs="Times New Roman"/>
          <w:iCs/>
          <w:szCs w:val="24"/>
          <w:lang w:val="en-GB" w:eastAsia="ja-JP"/>
        </w:rPr>
        <w:t>The project will involve several trips by members of the team to Europe and the Maghreb. These will enable collections to be studied, and even coins to be moved for analysis.</w:t>
      </w:r>
    </w:p>
    <w:p w14:paraId="15B8FB7F" w14:textId="1CB74562" w:rsidR="00C03A7C" w:rsidRPr="000D197C" w:rsidRDefault="004F7F21" w:rsidP="006609C2">
      <w:pPr>
        <w:spacing w:before="0" w:line="276" w:lineRule="auto"/>
        <w:rPr>
          <w:rFonts w:ascii="Calibri" w:eastAsia="MS Mincho" w:hAnsi="Calibri" w:cs="Times New Roman"/>
          <w:iCs/>
          <w:szCs w:val="24"/>
          <w:lang w:val="en-GB" w:eastAsia="ja-JP"/>
        </w:rPr>
      </w:pPr>
      <w:r>
        <w:rPr>
          <w:rFonts w:ascii="Calibri" w:eastAsia="MS Mincho" w:hAnsi="Calibri" w:cs="Times New Roman"/>
          <w:b/>
          <w:bCs/>
          <w:iCs/>
          <w:szCs w:val="24"/>
          <w:lang w:val="en-GB" w:eastAsia="ja-JP"/>
        </w:rPr>
        <w:t xml:space="preserve">Seminar and symposium organisation: </w:t>
      </w:r>
      <w:r w:rsidR="00C03A7C" w:rsidRPr="000D197C">
        <w:rPr>
          <w:rFonts w:ascii="Calibri" w:eastAsia="MS Mincho" w:hAnsi="Calibri" w:cs="Times New Roman"/>
          <w:b/>
          <w:bCs/>
          <w:iCs/>
          <w:szCs w:val="24"/>
          <w:lang w:val="en-GB" w:eastAsia="ja-JP"/>
        </w:rPr>
        <w:t>10</w:t>
      </w:r>
      <w:r>
        <w:rPr>
          <w:rFonts w:ascii="Calibri" w:eastAsia="MS Mincho" w:hAnsi="Calibri" w:cs="Times New Roman"/>
          <w:b/>
          <w:bCs/>
          <w:iCs/>
          <w:szCs w:val="24"/>
          <w:lang w:val="en-GB" w:eastAsia="ja-JP"/>
        </w:rPr>
        <w:t>,</w:t>
      </w:r>
      <w:r w:rsidR="00C03A7C" w:rsidRPr="000D197C">
        <w:rPr>
          <w:rFonts w:ascii="Calibri" w:eastAsia="MS Mincho" w:hAnsi="Calibri" w:cs="Times New Roman"/>
          <w:b/>
          <w:bCs/>
          <w:iCs/>
          <w:szCs w:val="24"/>
          <w:lang w:val="en-GB" w:eastAsia="ja-JP"/>
        </w:rPr>
        <w:t>000€</w:t>
      </w:r>
      <w:r w:rsidR="00C03A7C" w:rsidRPr="000D197C">
        <w:rPr>
          <w:rFonts w:ascii="Calibri" w:eastAsia="MS Mincho" w:hAnsi="Calibri" w:cs="Times New Roman"/>
          <w:iCs/>
          <w:szCs w:val="24"/>
          <w:lang w:val="en-GB" w:eastAsia="ja-JP"/>
        </w:rPr>
        <w:t xml:space="preserve"> - </w:t>
      </w:r>
      <w:r w:rsidR="000D197C" w:rsidRPr="000D197C">
        <w:rPr>
          <w:rFonts w:ascii="Calibri" w:eastAsia="MS Mincho" w:hAnsi="Calibri" w:cs="Times New Roman"/>
          <w:iCs/>
          <w:szCs w:val="24"/>
          <w:lang w:val="en-GB" w:eastAsia="ja-JP"/>
        </w:rPr>
        <w:t>The project includes the organisation of a seminar (task 4) and an international symposium (task 5). The cost is estimated at €2,000 for the first and €8,000 for the second. This estimate includes travel, accommodation and food costs for the speakers.</w:t>
      </w:r>
    </w:p>
    <w:p w14:paraId="73110EBD" w14:textId="77777777" w:rsidR="005D72E0" w:rsidRPr="009F3F6A" w:rsidRDefault="005D72E0" w:rsidP="00B47935">
      <w:pPr>
        <w:spacing w:before="0" w:after="0" w:line="240" w:lineRule="auto"/>
        <w:rPr>
          <w:rFonts w:ascii="Calibri" w:eastAsia="MS Mincho" w:hAnsi="Calibri" w:cs="Times New Roman"/>
          <w:b/>
          <w:i/>
          <w:color w:val="808080"/>
          <w:szCs w:val="24"/>
          <w:lang w:eastAsia="ja-JP"/>
        </w:rPr>
      </w:pPr>
      <w:r w:rsidRPr="009F3F6A">
        <w:rPr>
          <w:rFonts w:ascii="Calibri" w:eastAsia="MS Mincho" w:hAnsi="Calibri" w:cs="Times New Roman"/>
          <w:b/>
          <w:i/>
          <w:szCs w:val="24"/>
          <w:lang w:eastAsia="ja-JP"/>
        </w:rPr>
        <w:t>Requested means by item of expenditure and by partner</w:t>
      </w:r>
      <w:r>
        <w:rPr>
          <w:rFonts w:ascii="Calibri" w:eastAsia="MS Mincho" w:hAnsi="Calibri" w:cs="Times New Roman"/>
          <w:b/>
          <w:i/>
          <w:szCs w:val="24"/>
          <w:lang w:eastAsia="ja-JP"/>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55"/>
        <w:gridCol w:w="3261"/>
      </w:tblGrid>
      <w:tr w:rsidR="00EC78E2" w:rsidRPr="005D72E0" w14:paraId="0CF6F91B" w14:textId="77777777" w:rsidTr="00EC78E2">
        <w:trPr>
          <w:trHeight w:val="894"/>
        </w:trPr>
        <w:tc>
          <w:tcPr>
            <w:tcW w:w="5655" w:type="dxa"/>
            <w:tcBorders>
              <w:top w:val="single" w:sz="12" w:space="0" w:color="auto"/>
              <w:left w:val="single" w:sz="12" w:space="0" w:color="auto"/>
              <w:right w:val="single" w:sz="12" w:space="0" w:color="auto"/>
            </w:tcBorders>
          </w:tcPr>
          <w:p w14:paraId="706F4B7D" w14:textId="77777777" w:rsidR="00EC78E2" w:rsidRPr="005D72E0" w:rsidRDefault="00EC78E2" w:rsidP="00B47935">
            <w:pPr>
              <w:spacing w:line="240" w:lineRule="auto"/>
              <w:jc w:val="center"/>
              <w:rPr>
                <w:rFonts w:asciiTheme="minorHAnsi" w:hAnsiTheme="minorHAnsi" w:cstheme="minorHAnsi"/>
                <w:b/>
                <w:sz w:val="18"/>
                <w:szCs w:val="18"/>
              </w:rPr>
            </w:pPr>
          </w:p>
        </w:tc>
        <w:tc>
          <w:tcPr>
            <w:tcW w:w="3261" w:type="dxa"/>
            <w:tcBorders>
              <w:top w:val="single" w:sz="12" w:space="0" w:color="auto"/>
              <w:left w:val="single" w:sz="12" w:space="0" w:color="auto"/>
              <w:right w:val="single" w:sz="12" w:space="0" w:color="auto"/>
            </w:tcBorders>
          </w:tcPr>
          <w:p w14:paraId="44234805" w14:textId="77777777" w:rsidR="00EC78E2" w:rsidRPr="005D72E0" w:rsidRDefault="00EC78E2" w:rsidP="00B47935">
            <w:pPr>
              <w:spacing w:line="240" w:lineRule="auto"/>
              <w:jc w:val="center"/>
              <w:rPr>
                <w:rFonts w:asciiTheme="minorHAnsi" w:hAnsiTheme="minorHAnsi" w:cstheme="minorHAnsi"/>
                <w:b/>
                <w:sz w:val="18"/>
                <w:szCs w:val="18"/>
                <w:lang w:val="fr-FR"/>
              </w:rPr>
            </w:pPr>
            <w:r w:rsidRPr="005D72E0">
              <w:rPr>
                <w:rFonts w:asciiTheme="minorHAnsi" w:hAnsiTheme="minorHAnsi" w:cstheme="minorHAnsi"/>
                <w:b/>
                <w:sz w:val="18"/>
                <w:szCs w:val="18"/>
                <w:lang w:val="fr-FR"/>
              </w:rPr>
              <w:t>Partner</w:t>
            </w:r>
          </w:p>
          <w:p w14:paraId="7C94A0C8" w14:textId="0CC6B790" w:rsidR="00EC78E2" w:rsidRPr="005D72E0" w:rsidRDefault="006674D1" w:rsidP="00B47935">
            <w:pPr>
              <w:spacing w:line="240" w:lineRule="auto"/>
              <w:jc w:val="center"/>
              <w:rPr>
                <w:rFonts w:asciiTheme="minorHAnsi" w:hAnsiTheme="minorHAnsi" w:cstheme="minorHAnsi"/>
                <w:b/>
                <w:sz w:val="18"/>
                <w:szCs w:val="18"/>
                <w:lang w:val="fr-FR"/>
              </w:rPr>
            </w:pPr>
            <w:r>
              <w:rPr>
                <w:rFonts w:asciiTheme="minorHAnsi" w:hAnsiTheme="minorHAnsi" w:cstheme="minorHAnsi"/>
                <w:b/>
                <w:i/>
                <w:color w:val="808080"/>
                <w:sz w:val="18"/>
                <w:szCs w:val="18"/>
                <w:lang w:val="fr-FR"/>
              </w:rPr>
              <w:t>IRAMAT</w:t>
            </w:r>
          </w:p>
        </w:tc>
      </w:tr>
      <w:tr w:rsidR="00EC78E2" w:rsidRPr="005D72E0" w14:paraId="00F6DD8C" w14:textId="77777777" w:rsidTr="00EC78E2">
        <w:trPr>
          <w:trHeight w:val="619"/>
        </w:trPr>
        <w:tc>
          <w:tcPr>
            <w:tcW w:w="5655" w:type="dxa"/>
            <w:tcBorders>
              <w:left w:val="single" w:sz="12" w:space="0" w:color="auto"/>
              <w:right w:val="single" w:sz="12" w:space="0" w:color="auto"/>
            </w:tcBorders>
          </w:tcPr>
          <w:p w14:paraId="79BF2944" w14:textId="3ABFF98F" w:rsidR="00EC78E2" w:rsidRPr="00C47A5B" w:rsidRDefault="00EC78E2" w:rsidP="00B47935">
            <w:pPr>
              <w:spacing w:line="240" w:lineRule="auto"/>
              <w:rPr>
                <w:rFonts w:asciiTheme="minorHAnsi" w:hAnsiTheme="minorHAnsi" w:cstheme="minorHAnsi"/>
                <w:sz w:val="18"/>
                <w:szCs w:val="18"/>
              </w:rPr>
            </w:pPr>
            <w:r w:rsidRPr="005D72E0">
              <w:rPr>
                <w:rFonts w:asciiTheme="minorHAnsi" w:hAnsiTheme="minorHAnsi" w:cstheme="minorHAnsi"/>
                <w:sz w:val="18"/>
                <w:szCs w:val="18"/>
              </w:rPr>
              <w:t>Staff expenses</w:t>
            </w:r>
            <w:r>
              <w:rPr>
                <w:rFonts w:asciiTheme="minorHAnsi" w:hAnsiTheme="minorHAnsi" w:cstheme="minorHAnsi"/>
                <w:sz w:val="18"/>
                <w:szCs w:val="18"/>
              </w:rPr>
              <w:t xml:space="preserve">, including </w:t>
            </w:r>
            <w:r w:rsidRPr="00C47A5B">
              <w:rPr>
                <w:rFonts w:asciiTheme="minorHAnsi" w:hAnsiTheme="minorHAnsi" w:cstheme="minorHAnsi"/>
                <w:sz w:val="18"/>
                <w:szCs w:val="18"/>
              </w:rPr>
              <w:t>costs of a partial release from teaching obligations</w:t>
            </w:r>
            <w:r>
              <w:rPr>
                <w:rFonts w:asciiTheme="minorHAnsi" w:hAnsiTheme="minorHAnsi" w:cstheme="minorHAnsi"/>
                <w:sz w:val="18"/>
                <w:szCs w:val="18"/>
              </w:rPr>
              <w:t xml:space="preserve"> in a JCJC project</w:t>
            </w:r>
          </w:p>
        </w:tc>
        <w:tc>
          <w:tcPr>
            <w:tcW w:w="3261" w:type="dxa"/>
            <w:tcBorders>
              <w:left w:val="single" w:sz="12" w:space="0" w:color="auto"/>
              <w:right w:val="single" w:sz="12" w:space="0" w:color="auto"/>
            </w:tcBorders>
          </w:tcPr>
          <w:p w14:paraId="436BD8B0" w14:textId="0AF4C866" w:rsidR="00EC78E2" w:rsidRPr="005D72E0" w:rsidRDefault="006674D1" w:rsidP="006674D1">
            <w:pPr>
              <w:spacing w:line="240" w:lineRule="auto"/>
              <w:jc w:val="center"/>
              <w:rPr>
                <w:rFonts w:asciiTheme="minorHAnsi" w:hAnsiTheme="minorHAnsi" w:cstheme="minorHAnsi"/>
                <w:sz w:val="18"/>
                <w:szCs w:val="18"/>
              </w:rPr>
            </w:pPr>
            <w:r>
              <w:rPr>
                <w:rFonts w:asciiTheme="minorHAnsi" w:hAnsiTheme="minorHAnsi" w:cstheme="minorHAnsi"/>
                <w:sz w:val="18"/>
                <w:szCs w:val="18"/>
              </w:rPr>
              <w:t>142</w:t>
            </w:r>
            <w:r w:rsidR="004F7F21">
              <w:rPr>
                <w:rFonts w:asciiTheme="minorHAnsi" w:hAnsiTheme="minorHAnsi" w:cstheme="minorHAnsi"/>
                <w:sz w:val="18"/>
                <w:szCs w:val="18"/>
              </w:rPr>
              <w:t>,</w:t>
            </w:r>
            <w:r>
              <w:rPr>
                <w:rFonts w:asciiTheme="minorHAnsi" w:hAnsiTheme="minorHAnsi" w:cstheme="minorHAnsi"/>
                <w:sz w:val="18"/>
                <w:szCs w:val="18"/>
              </w:rPr>
              <w:t>347</w:t>
            </w:r>
          </w:p>
        </w:tc>
      </w:tr>
      <w:tr w:rsidR="00EC78E2" w:rsidRPr="005D72E0" w14:paraId="206A5418" w14:textId="77777777" w:rsidTr="00EC78E2">
        <w:trPr>
          <w:trHeight w:val="699"/>
        </w:trPr>
        <w:tc>
          <w:tcPr>
            <w:tcW w:w="5655" w:type="dxa"/>
            <w:tcBorders>
              <w:left w:val="single" w:sz="12" w:space="0" w:color="auto"/>
              <w:right w:val="single" w:sz="12" w:space="0" w:color="auto"/>
            </w:tcBorders>
          </w:tcPr>
          <w:p w14:paraId="5BA7F59B" w14:textId="08A900F3" w:rsidR="00EC78E2" w:rsidRPr="005D72E0" w:rsidRDefault="00EC78E2" w:rsidP="00B47935">
            <w:pPr>
              <w:spacing w:line="240" w:lineRule="auto"/>
              <w:rPr>
                <w:rFonts w:asciiTheme="minorHAnsi" w:hAnsiTheme="minorHAnsi" w:cstheme="minorHAnsi"/>
                <w:sz w:val="18"/>
                <w:szCs w:val="18"/>
              </w:rPr>
            </w:pPr>
            <w:r w:rsidRPr="005D72E0">
              <w:rPr>
                <w:rFonts w:asciiTheme="minorHAnsi" w:hAnsiTheme="minorHAnsi" w:cstheme="minorHAnsi"/>
                <w:sz w:val="18"/>
                <w:szCs w:val="18"/>
              </w:rPr>
              <w:t xml:space="preserve">Instruments and material costs </w:t>
            </w:r>
          </w:p>
        </w:tc>
        <w:tc>
          <w:tcPr>
            <w:tcW w:w="3261" w:type="dxa"/>
            <w:tcBorders>
              <w:left w:val="single" w:sz="12" w:space="0" w:color="auto"/>
              <w:right w:val="single" w:sz="12" w:space="0" w:color="auto"/>
            </w:tcBorders>
          </w:tcPr>
          <w:p w14:paraId="02B41D92" w14:textId="1827D335" w:rsidR="00EC78E2" w:rsidRPr="005D72E0" w:rsidRDefault="004F7F21" w:rsidP="006674D1">
            <w:pPr>
              <w:spacing w:line="240" w:lineRule="auto"/>
              <w:jc w:val="center"/>
              <w:rPr>
                <w:rFonts w:asciiTheme="minorHAnsi" w:hAnsiTheme="minorHAnsi" w:cstheme="minorHAnsi"/>
                <w:sz w:val="18"/>
                <w:szCs w:val="18"/>
              </w:rPr>
            </w:pPr>
            <w:r>
              <w:rPr>
                <w:rFonts w:asciiTheme="minorHAnsi" w:hAnsiTheme="minorHAnsi" w:cstheme="minorHAnsi"/>
                <w:sz w:val="18"/>
                <w:szCs w:val="18"/>
              </w:rPr>
              <w:t>26,550</w:t>
            </w:r>
          </w:p>
        </w:tc>
      </w:tr>
      <w:tr w:rsidR="00EC78E2" w:rsidRPr="005D72E0" w14:paraId="43C0DEFD" w14:textId="77777777" w:rsidTr="00EC78E2">
        <w:trPr>
          <w:trHeight w:val="640"/>
        </w:trPr>
        <w:tc>
          <w:tcPr>
            <w:tcW w:w="5655" w:type="dxa"/>
            <w:tcBorders>
              <w:left w:val="single" w:sz="12" w:space="0" w:color="auto"/>
              <w:bottom w:val="single" w:sz="8" w:space="0" w:color="auto"/>
              <w:right w:val="single" w:sz="12" w:space="0" w:color="auto"/>
            </w:tcBorders>
          </w:tcPr>
          <w:p w14:paraId="2A28D2AB" w14:textId="77777777" w:rsidR="00EC78E2" w:rsidRPr="005D72E0" w:rsidRDefault="00EC78E2" w:rsidP="00B47935">
            <w:pPr>
              <w:spacing w:line="240" w:lineRule="auto"/>
              <w:rPr>
                <w:rFonts w:asciiTheme="minorHAnsi" w:hAnsiTheme="minorHAnsi" w:cstheme="minorHAnsi"/>
                <w:bCs/>
                <w:sz w:val="18"/>
                <w:szCs w:val="18"/>
                <w:lang w:val="fr-FR"/>
              </w:rPr>
            </w:pPr>
            <w:r w:rsidRPr="005D72E0">
              <w:rPr>
                <w:rFonts w:asciiTheme="minorHAnsi" w:hAnsiTheme="minorHAnsi" w:cstheme="minorHAnsi"/>
                <w:sz w:val="18"/>
                <w:szCs w:val="18"/>
                <w:lang w:val="fr-FR"/>
              </w:rPr>
              <w:t>Building and ground costs</w:t>
            </w:r>
          </w:p>
        </w:tc>
        <w:tc>
          <w:tcPr>
            <w:tcW w:w="3261" w:type="dxa"/>
            <w:tcBorders>
              <w:left w:val="single" w:sz="12" w:space="0" w:color="auto"/>
              <w:right w:val="single" w:sz="12" w:space="0" w:color="auto"/>
            </w:tcBorders>
          </w:tcPr>
          <w:p w14:paraId="53C42AE7" w14:textId="29A20CDF" w:rsidR="00EC78E2" w:rsidRPr="005D72E0" w:rsidRDefault="006674D1" w:rsidP="006674D1">
            <w:pPr>
              <w:spacing w:line="240" w:lineRule="auto"/>
              <w:jc w:val="center"/>
              <w:rPr>
                <w:rFonts w:asciiTheme="minorHAnsi" w:hAnsiTheme="minorHAnsi" w:cstheme="minorHAnsi"/>
                <w:sz w:val="18"/>
                <w:szCs w:val="18"/>
                <w:lang w:val="fr-FR"/>
              </w:rPr>
            </w:pPr>
            <w:r>
              <w:rPr>
                <w:rFonts w:asciiTheme="minorHAnsi" w:hAnsiTheme="minorHAnsi" w:cstheme="minorHAnsi"/>
                <w:sz w:val="18"/>
                <w:szCs w:val="18"/>
                <w:lang w:val="fr-FR"/>
              </w:rPr>
              <w:t>X</w:t>
            </w:r>
          </w:p>
        </w:tc>
      </w:tr>
      <w:tr w:rsidR="00EC78E2" w:rsidRPr="005D72E0" w14:paraId="69DF07A4" w14:textId="77777777" w:rsidTr="00EC78E2">
        <w:trPr>
          <w:trHeight w:val="681"/>
        </w:trPr>
        <w:tc>
          <w:tcPr>
            <w:tcW w:w="5655" w:type="dxa"/>
            <w:tcBorders>
              <w:left w:val="single" w:sz="12" w:space="0" w:color="auto"/>
              <w:bottom w:val="single" w:sz="8" w:space="0" w:color="auto"/>
              <w:right w:val="single" w:sz="12" w:space="0" w:color="auto"/>
            </w:tcBorders>
          </w:tcPr>
          <w:p w14:paraId="593762A1" w14:textId="77777777" w:rsidR="00EC78E2" w:rsidRPr="005D72E0" w:rsidRDefault="00EC78E2" w:rsidP="00B47935">
            <w:pPr>
              <w:spacing w:line="240" w:lineRule="auto"/>
              <w:rPr>
                <w:rFonts w:asciiTheme="minorHAnsi" w:hAnsiTheme="minorHAnsi" w:cstheme="minorHAnsi"/>
                <w:sz w:val="18"/>
                <w:szCs w:val="18"/>
                <w:lang w:val="fr-FR"/>
              </w:rPr>
            </w:pPr>
            <w:r w:rsidRPr="005D72E0">
              <w:rPr>
                <w:rFonts w:asciiTheme="minorHAnsi" w:hAnsiTheme="minorHAnsi" w:cstheme="minorHAnsi"/>
                <w:sz w:val="18"/>
                <w:szCs w:val="18"/>
                <w:lang w:val="fr-FR"/>
              </w:rPr>
              <w:t>Outsourcing / subcontracting</w:t>
            </w:r>
          </w:p>
        </w:tc>
        <w:tc>
          <w:tcPr>
            <w:tcW w:w="3261" w:type="dxa"/>
            <w:tcBorders>
              <w:left w:val="single" w:sz="12" w:space="0" w:color="auto"/>
              <w:right w:val="single" w:sz="12" w:space="0" w:color="auto"/>
            </w:tcBorders>
          </w:tcPr>
          <w:p w14:paraId="77C25A7F" w14:textId="38F13009" w:rsidR="00EC78E2" w:rsidRPr="005D72E0" w:rsidRDefault="006674D1" w:rsidP="006674D1">
            <w:pPr>
              <w:spacing w:line="240" w:lineRule="auto"/>
              <w:jc w:val="center"/>
              <w:rPr>
                <w:rFonts w:asciiTheme="minorHAnsi" w:hAnsiTheme="minorHAnsi" w:cstheme="minorHAnsi"/>
                <w:sz w:val="18"/>
                <w:szCs w:val="18"/>
                <w:lang w:val="fr-FR"/>
              </w:rPr>
            </w:pPr>
            <w:r>
              <w:rPr>
                <w:rFonts w:asciiTheme="minorHAnsi" w:hAnsiTheme="minorHAnsi" w:cstheme="minorHAnsi"/>
                <w:sz w:val="18"/>
                <w:szCs w:val="18"/>
                <w:lang w:val="fr-FR"/>
              </w:rPr>
              <w:t>4</w:t>
            </w:r>
            <w:r w:rsidR="004F7F21">
              <w:rPr>
                <w:rFonts w:asciiTheme="minorHAnsi" w:hAnsiTheme="minorHAnsi" w:cstheme="minorHAnsi"/>
                <w:sz w:val="18"/>
                <w:szCs w:val="18"/>
                <w:lang w:val="fr-FR"/>
              </w:rPr>
              <w:t>2,400</w:t>
            </w:r>
          </w:p>
        </w:tc>
      </w:tr>
      <w:tr w:rsidR="00EC78E2" w:rsidRPr="005D72E0" w14:paraId="7E106587" w14:textId="77777777" w:rsidTr="00EC78E2">
        <w:trPr>
          <w:trHeight w:val="833"/>
        </w:trPr>
        <w:tc>
          <w:tcPr>
            <w:tcW w:w="5655" w:type="dxa"/>
            <w:tcBorders>
              <w:left w:val="single" w:sz="12" w:space="0" w:color="auto"/>
              <w:right w:val="single" w:sz="12" w:space="0" w:color="auto"/>
            </w:tcBorders>
            <w:vAlign w:val="center"/>
          </w:tcPr>
          <w:p w14:paraId="0A4CEE77" w14:textId="2E3302C4" w:rsidR="00EC78E2" w:rsidRPr="00AE5211" w:rsidRDefault="00EC78E2" w:rsidP="00B47935">
            <w:pPr>
              <w:spacing w:line="240" w:lineRule="auto"/>
              <w:rPr>
                <w:rFonts w:asciiTheme="minorHAnsi" w:hAnsiTheme="minorHAnsi" w:cstheme="minorHAnsi"/>
                <w:bCs/>
                <w:sz w:val="18"/>
                <w:szCs w:val="18"/>
              </w:rPr>
            </w:pPr>
            <w:r w:rsidRPr="00A24F93">
              <w:rPr>
                <w:rFonts w:asciiTheme="minorHAnsi" w:hAnsiTheme="minorHAnsi" w:cstheme="minorHAnsi"/>
                <w:sz w:val="18"/>
                <w:szCs w:val="18"/>
              </w:rPr>
              <w:lastRenderedPageBreak/>
              <w:t>Overheads costs</w:t>
            </w:r>
          </w:p>
        </w:tc>
        <w:tc>
          <w:tcPr>
            <w:tcW w:w="3261" w:type="dxa"/>
            <w:tcBorders>
              <w:left w:val="single" w:sz="12" w:space="0" w:color="auto"/>
              <w:right w:val="single" w:sz="12" w:space="0" w:color="auto"/>
            </w:tcBorders>
          </w:tcPr>
          <w:p w14:paraId="5E42AC98" w14:textId="1E66D432" w:rsidR="00EC78E2" w:rsidRPr="00AE5211" w:rsidRDefault="00C03A7C" w:rsidP="006674D1">
            <w:pPr>
              <w:spacing w:line="240" w:lineRule="auto"/>
              <w:jc w:val="center"/>
              <w:rPr>
                <w:rFonts w:asciiTheme="minorHAnsi" w:hAnsiTheme="minorHAnsi" w:cstheme="minorHAnsi"/>
                <w:sz w:val="18"/>
                <w:szCs w:val="18"/>
              </w:rPr>
            </w:pPr>
            <w:r>
              <w:rPr>
                <w:rFonts w:asciiTheme="minorHAnsi" w:hAnsiTheme="minorHAnsi" w:cstheme="minorHAnsi"/>
                <w:sz w:val="18"/>
                <w:szCs w:val="18"/>
              </w:rPr>
              <w:t>2</w:t>
            </w:r>
            <w:r w:rsidR="006674D1">
              <w:rPr>
                <w:rFonts w:asciiTheme="minorHAnsi" w:hAnsiTheme="minorHAnsi" w:cstheme="minorHAnsi"/>
                <w:sz w:val="18"/>
                <w:szCs w:val="18"/>
              </w:rPr>
              <w:t>8</w:t>
            </w:r>
            <w:r w:rsidR="004F7F21">
              <w:rPr>
                <w:rFonts w:asciiTheme="minorHAnsi" w:hAnsiTheme="minorHAnsi" w:cstheme="minorHAnsi"/>
                <w:sz w:val="18"/>
                <w:szCs w:val="18"/>
              </w:rPr>
              <w:t>,</w:t>
            </w:r>
            <w:r w:rsidR="006674D1">
              <w:rPr>
                <w:rFonts w:asciiTheme="minorHAnsi" w:hAnsiTheme="minorHAnsi" w:cstheme="minorHAnsi"/>
                <w:sz w:val="18"/>
                <w:szCs w:val="18"/>
              </w:rPr>
              <w:t>000</w:t>
            </w:r>
          </w:p>
        </w:tc>
      </w:tr>
      <w:tr w:rsidR="00EC78E2" w:rsidRPr="005D72E0" w14:paraId="05D9AC9D" w14:textId="77777777" w:rsidTr="00EC78E2">
        <w:trPr>
          <w:trHeight w:val="831"/>
        </w:trPr>
        <w:tc>
          <w:tcPr>
            <w:tcW w:w="5655" w:type="dxa"/>
            <w:tcBorders>
              <w:left w:val="single" w:sz="12" w:space="0" w:color="auto"/>
              <w:right w:val="single" w:sz="12" w:space="0" w:color="auto"/>
            </w:tcBorders>
            <w:shd w:val="clear" w:color="auto" w:fill="FFFFFF" w:themeFill="background1"/>
          </w:tcPr>
          <w:p w14:paraId="52FF59CB" w14:textId="77777777" w:rsidR="00EC78E2" w:rsidRPr="005D72E0" w:rsidRDefault="00EC78E2" w:rsidP="00B47935">
            <w:pPr>
              <w:spacing w:line="240" w:lineRule="auto"/>
              <w:rPr>
                <w:rFonts w:asciiTheme="minorHAnsi" w:hAnsiTheme="minorHAnsi" w:cstheme="minorHAnsi"/>
                <w:bCs/>
                <w:sz w:val="18"/>
                <w:szCs w:val="18"/>
                <w:lang w:val="fr-FR"/>
              </w:rPr>
            </w:pPr>
            <w:r w:rsidRPr="005D72E0">
              <w:rPr>
                <w:rFonts w:asciiTheme="minorHAnsi" w:hAnsiTheme="minorHAnsi" w:cstheme="minorHAnsi"/>
                <w:sz w:val="18"/>
                <w:szCs w:val="18"/>
                <w:lang w:val="fr-FR"/>
              </w:rPr>
              <w:t>Administrative management &amp; structure costs**</w:t>
            </w:r>
          </w:p>
        </w:tc>
        <w:tc>
          <w:tcPr>
            <w:tcW w:w="3261" w:type="dxa"/>
            <w:tcBorders>
              <w:left w:val="single" w:sz="12" w:space="0" w:color="auto"/>
              <w:right w:val="single" w:sz="12" w:space="0" w:color="auto"/>
            </w:tcBorders>
            <w:shd w:val="clear" w:color="auto" w:fill="FFFFFF" w:themeFill="background1"/>
          </w:tcPr>
          <w:p w14:paraId="51A00A15" w14:textId="6640E367" w:rsidR="00EC78E2" w:rsidRPr="005D72E0" w:rsidRDefault="006674D1" w:rsidP="006674D1">
            <w:pPr>
              <w:spacing w:line="240" w:lineRule="auto"/>
              <w:jc w:val="center"/>
              <w:rPr>
                <w:rFonts w:asciiTheme="minorHAnsi" w:hAnsiTheme="minorHAnsi" w:cstheme="minorHAnsi"/>
                <w:sz w:val="18"/>
                <w:szCs w:val="18"/>
                <w:lang w:val="fr-FR"/>
              </w:rPr>
            </w:pPr>
            <w:r>
              <w:rPr>
                <w:rFonts w:asciiTheme="minorHAnsi" w:hAnsiTheme="minorHAnsi" w:cstheme="minorHAnsi"/>
                <w:sz w:val="18"/>
                <w:szCs w:val="18"/>
                <w:lang w:val="fr-FR"/>
              </w:rPr>
              <w:t>10</w:t>
            </w:r>
            <w:r w:rsidR="004F7F21">
              <w:rPr>
                <w:rFonts w:asciiTheme="minorHAnsi" w:hAnsiTheme="minorHAnsi" w:cstheme="minorHAnsi"/>
                <w:sz w:val="18"/>
                <w:szCs w:val="18"/>
                <w:lang w:val="fr-FR"/>
              </w:rPr>
              <w:t>,</w:t>
            </w:r>
            <w:r>
              <w:rPr>
                <w:rFonts w:asciiTheme="minorHAnsi" w:hAnsiTheme="minorHAnsi" w:cstheme="minorHAnsi"/>
                <w:sz w:val="18"/>
                <w:szCs w:val="18"/>
                <w:lang w:val="fr-FR"/>
              </w:rPr>
              <w:t>000</w:t>
            </w:r>
          </w:p>
        </w:tc>
      </w:tr>
      <w:tr w:rsidR="00EC78E2" w:rsidRPr="005D72E0" w14:paraId="39F78465" w14:textId="77777777" w:rsidTr="00EC78E2">
        <w:trPr>
          <w:trHeight w:val="284"/>
        </w:trPr>
        <w:tc>
          <w:tcPr>
            <w:tcW w:w="5655" w:type="dxa"/>
            <w:tcBorders>
              <w:left w:val="single" w:sz="12" w:space="0" w:color="auto"/>
              <w:right w:val="single" w:sz="12" w:space="0" w:color="auto"/>
            </w:tcBorders>
          </w:tcPr>
          <w:p w14:paraId="0ABFB9A9" w14:textId="77777777" w:rsidR="00EC78E2" w:rsidRPr="005D72E0" w:rsidRDefault="00EC78E2" w:rsidP="00B47935">
            <w:pPr>
              <w:spacing w:line="240" w:lineRule="auto"/>
              <w:rPr>
                <w:rFonts w:asciiTheme="minorHAnsi" w:hAnsiTheme="minorHAnsi" w:cstheme="minorHAnsi"/>
                <w:b/>
                <w:bCs/>
                <w:sz w:val="18"/>
                <w:szCs w:val="18"/>
                <w:lang w:val="fr-FR"/>
              </w:rPr>
            </w:pPr>
            <w:r w:rsidRPr="005D72E0">
              <w:rPr>
                <w:rFonts w:asciiTheme="minorHAnsi" w:hAnsiTheme="minorHAnsi" w:cstheme="minorHAnsi"/>
                <w:b/>
                <w:bCs/>
                <w:sz w:val="18"/>
                <w:szCs w:val="18"/>
                <w:lang w:val="fr-FR"/>
              </w:rPr>
              <w:t>Sub-total</w:t>
            </w:r>
          </w:p>
        </w:tc>
        <w:tc>
          <w:tcPr>
            <w:tcW w:w="3261" w:type="dxa"/>
            <w:tcBorders>
              <w:left w:val="single" w:sz="12" w:space="0" w:color="auto"/>
              <w:right w:val="single" w:sz="12" w:space="0" w:color="auto"/>
            </w:tcBorders>
          </w:tcPr>
          <w:p w14:paraId="07A95E0A" w14:textId="38544C44" w:rsidR="00EC78E2" w:rsidRPr="005D72E0" w:rsidRDefault="00C308C9" w:rsidP="006674D1">
            <w:pPr>
              <w:spacing w:line="240" w:lineRule="auto"/>
              <w:jc w:val="center"/>
              <w:rPr>
                <w:rFonts w:asciiTheme="minorHAnsi" w:hAnsiTheme="minorHAnsi" w:cstheme="minorHAnsi"/>
                <w:sz w:val="18"/>
                <w:szCs w:val="18"/>
                <w:lang w:val="fr-FR"/>
              </w:rPr>
            </w:pPr>
            <w:r>
              <w:rPr>
                <w:rFonts w:asciiTheme="minorHAnsi" w:hAnsiTheme="minorHAnsi" w:cstheme="minorHAnsi"/>
                <w:sz w:val="18"/>
                <w:szCs w:val="18"/>
                <w:lang w:val="fr-FR"/>
              </w:rPr>
              <w:t>249</w:t>
            </w:r>
            <w:r w:rsidR="004F7F21">
              <w:rPr>
                <w:rFonts w:asciiTheme="minorHAnsi" w:hAnsiTheme="minorHAnsi" w:cstheme="minorHAnsi"/>
                <w:sz w:val="18"/>
                <w:szCs w:val="18"/>
                <w:lang w:val="fr-FR"/>
              </w:rPr>
              <w:t>,</w:t>
            </w:r>
            <w:r>
              <w:rPr>
                <w:rFonts w:asciiTheme="minorHAnsi" w:hAnsiTheme="minorHAnsi" w:cstheme="minorHAnsi"/>
                <w:sz w:val="18"/>
                <w:szCs w:val="18"/>
                <w:lang w:val="fr-FR"/>
              </w:rPr>
              <w:t>297</w:t>
            </w:r>
          </w:p>
        </w:tc>
      </w:tr>
      <w:tr w:rsidR="00EC78E2" w:rsidRPr="005D72E0" w14:paraId="7FA91585" w14:textId="078962B4" w:rsidTr="00EC78E2">
        <w:trPr>
          <w:trHeight w:val="113"/>
        </w:trPr>
        <w:tc>
          <w:tcPr>
            <w:tcW w:w="5655" w:type="dxa"/>
            <w:tcBorders>
              <w:left w:val="single" w:sz="12" w:space="0" w:color="auto"/>
              <w:bottom w:val="single" w:sz="8" w:space="0" w:color="auto"/>
              <w:right w:val="single" w:sz="12" w:space="0" w:color="auto"/>
            </w:tcBorders>
          </w:tcPr>
          <w:p w14:paraId="679EE18B" w14:textId="5BC56EB4" w:rsidR="00EC78E2" w:rsidRPr="005D72E0" w:rsidRDefault="00EC78E2" w:rsidP="00B47935">
            <w:pPr>
              <w:spacing w:line="240" w:lineRule="auto"/>
              <w:rPr>
                <w:rFonts w:asciiTheme="minorHAnsi" w:hAnsiTheme="minorHAnsi" w:cstheme="minorHAnsi"/>
                <w:b/>
                <w:bCs/>
                <w:sz w:val="18"/>
                <w:szCs w:val="18"/>
                <w:lang w:val="fr-FR"/>
              </w:rPr>
            </w:pPr>
            <w:r w:rsidRPr="005D72E0">
              <w:rPr>
                <w:rFonts w:asciiTheme="minorHAnsi" w:hAnsiTheme="minorHAnsi" w:cstheme="minorHAnsi"/>
                <w:b/>
                <w:bCs/>
                <w:sz w:val="18"/>
                <w:szCs w:val="18"/>
                <w:lang w:val="fr-FR"/>
              </w:rPr>
              <w:t>Requested</w:t>
            </w:r>
            <w:r>
              <w:rPr>
                <w:rFonts w:asciiTheme="minorHAnsi" w:hAnsiTheme="minorHAnsi" w:cstheme="minorHAnsi"/>
                <w:b/>
                <w:bCs/>
                <w:sz w:val="18"/>
                <w:szCs w:val="18"/>
                <w:lang w:val="fr-FR"/>
              </w:rPr>
              <w:t xml:space="preserve"> funding</w:t>
            </w:r>
          </w:p>
        </w:tc>
        <w:tc>
          <w:tcPr>
            <w:tcW w:w="3261" w:type="dxa"/>
            <w:tcBorders>
              <w:left w:val="single" w:sz="12" w:space="0" w:color="auto"/>
              <w:bottom w:val="single" w:sz="8" w:space="0" w:color="auto"/>
              <w:right w:val="single" w:sz="12" w:space="0" w:color="auto"/>
            </w:tcBorders>
          </w:tcPr>
          <w:p w14:paraId="3C9C484A" w14:textId="4CC920FD" w:rsidR="00EC78E2" w:rsidRPr="005D72E0" w:rsidRDefault="006674D1" w:rsidP="006674D1">
            <w:pPr>
              <w:spacing w:line="240" w:lineRule="auto"/>
              <w:jc w:val="center"/>
              <w:rPr>
                <w:rFonts w:asciiTheme="minorHAnsi" w:hAnsiTheme="minorHAnsi" w:cstheme="minorHAnsi"/>
                <w:b/>
                <w:bCs/>
                <w:sz w:val="18"/>
                <w:szCs w:val="18"/>
                <w:lang w:val="fr-FR"/>
              </w:rPr>
            </w:pPr>
            <w:r>
              <w:rPr>
                <w:rFonts w:asciiTheme="minorHAnsi" w:hAnsiTheme="minorHAnsi" w:cstheme="minorHAnsi"/>
                <w:b/>
                <w:bCs/>
                <w:sz w:val="18"/>
                <w:szCs w:val="18"/>
                <w:lang w:val="fr-FR"/>
              </w:rPr>
              <w:t>27</w:t>
            </w:r>
            <w:r w:rsidR="001571D2">
              <w:rPr>
                <w:rFonts w:asciiTheme="minorHAnsi" w:hAnsiTheme="minorHAnsi" w:cstheme="minorHAnsi"/>
                <w:b/>
                <w:bCs/>
                <w:sz w:val="18"/>
                <w:szCs w:val="18"/>
                <w:lang w:val="fr-FR"/>
              </w:rPr>
              <w:t>1</w:t>
            </w:r>
            <w:r w:rsidR="004F7F21">
              <w:rPr>
                <w:rFonts w:asciiTheme="minorHAnsi" w:hAnsiTheme="minorHAnsi" w:cstheme="minorHAnsi"/>
                <w:b/>
                <w:bCs/>
                <w:sz w:val="18"/>
                <w:szCs w:val="18"/>
                <w:lang w:val="fr-FR"/>
              </w:rPr>
              <w:t>,</w:t>
            </w:r>
            <w:r w:rsidR="001571D2">
              <w:rPr>
                <w:rFonts w:asciiTheme="minorHAnsi" w:hAnsiTheme="minorHAnsi" w:cstheme="minorHAnsi"/>
                <w:b/>
                <w:bCs/>
                <w:sz w:val="18"/>
                <w:szCs w:val="18"/>
                <w:lang w:val="fr-FR"/>
              </w:rPr>
              <w:t>602</w:t>
            </w:r>
            <w:r w:rsidR="004F7F21">
              <w:rPr>
                <w:rFonts w:asciiTheme="minorHAnsi" w:hAnsiTheme="minorHAnsi" w:cstheme="minorHAnsi"/>
                <w:b/>
                <w:bCs/>
                <w:sz w:val="18"/>
                <w:szCs w:val="18"/>
                <w:lang w:val="fr-FR"/>
              </w:rPr>
              <w:t>.</w:t>
            </w:r>
            <w:r>
              <w:rPr>
                <w:rFonts w:asciiTheme="minorHAnsi" w:hAnsiTheme="minorHAnsi" w:cstheme="minorHAnsi"/>
                <w:b/>
                <w:bCs/>
                <w:sz w:val="18"/>
                <w:szCs w:val="18"/>
                <w:lang w:val="fr-FR"/>
              </w:rPr>
              <w:t>10</w:t>
            </w:r>
          </w:p>
        </w:tc>
      </w:tr>
      <w:bookmarkEnd w:id="80"/>
    </w:tbl>
    <w:p w14:paraId="1C6D4B45" w14:textId="77777777" w:rsidR="00EC78E2" w:rsidRDefault="00EC78E2" w:rsidP="00B47935">
      <w:pPr>
        <w:spacing w:before="0" w:after="0" w:line="240" w:lineRule="auto"/>
        <w:ind w:left="360"/>
        <w:rPr>
          <w:rFonts w:ascii="Calibri" w:eastAsia="MS Mincho" w:hAnsi="Calibri" w:cs="Times New Roman"/>
          <w:i/>
          <w:color w:val="808080"/>
          <w:szCs w:val="24"/>
          <w:lang w:val="en-GB" w:eastAsia="ja-JP"/>
        </w:rPr>
      </w:pPr>
    </w:p>
    <w:p w14:paraId="12EBF499" w14:textId="2C759E65" w:rsidR="00FF04CD" w:rsidRPr="00603A94" w:rsidRDefault="00603A94" w:rsidP="00B47935">
      <w:pPr>
        <w:pStyle w:val="Heading1"/>
        <w:numPr>
          <w:ilvl w:val="0"/>
          <w:numId w:val="5"/>
        </w:numPr>
        <w:spacing w:line="240" w:lineRule="auto"/>
        <w:rPr>
          <w:rFonts w:eastAsia="Times New Roman"/>
          <w:lang w:val="en-GB" w:eastAsia="ja-JP"/>
        </w:rPr>
      </w:pPr>
      <w:r w:rsidRPr="00603A94">
        <w:rPr>
          <w:rFonts w:eastAsia="Times New Roman"/>
          <w:lang w:val="en-GB" w:eastAsia="ja-JP"/>
        </w:rPr>
        <w:t>Impact and benefits of the project</w:t>
      </w:r>
    </w:p>
    <w:p w14:paraId="52C03443" w14:textId="080564A8" w:rsidR="00084276" w:rsidRPr="001C0B63" w:rsidRDefault="00084276" w:rsidP="00B47935">
      <w:pPr>
        <w:spacing w:before="0" w:after="0" w:line="240" w:lineRule="auto"/>
        <w:jc w:val="left"/>
        <w:rPr>
          <w:rFonts w:asciiTheme="minorHAnsi" w:hAnsiTheme="minorHAnsi" w:cstheme="minorHAnsi"/>
          <w:b/>
          <w:i/>
          <w:color w:val="808080"/>
          <w:lang w:val="en-GB"/>
        </w:rPr>
      </w:pPr>
    </w:p>
    <w:p w14:paraId="4E45272E" w14:textId="0BF1154D" w:rsidR="001C0B63" w:rsidRPr="001C0B63" w:rsidRDefault="001C0B63" w:rsidP="006609C2">
      <w:pPr>
        <w:autoSpaceDE w:val="0"/>
        <w:autoSpaceDN w:val="0"/>
        <w:adjustRightInd w:val="0"/>
        <w:spacing w:before="0" w:after="0" w:line="276" w:lineRule="auto"/>
        <w:rPr>
          <w:rFonts w:asciiTheme="minorHAnsi" w:eastAsiaTheme="minorHAnsi" w:hAnsiTheme="minorHAnsi" w:cstheme="minorHAnsi"/>
          <w:lang w:val="en-GB" w:eastAsia="en-US"/>
        </w:rPr>
      </w:pPr>
      <w:r w:rsidRPr="001C0B63">
        <w:rPr>
          <w:rFonts w:asciiTheme="minorHAnsi" w:eastAsiaTheme="minorHAnsi" w:hAnsiTheme="minorHAnsi" w:cstheme="minorHAnsi"/>
          <w:color w:val="FF5E69"/>
          <w:lang w:val="en-GB" w:eastAsia="en-US"/>
        </w:rPr>
        <w:t xml:space="preserve">ALMACIR </w:t>
      </w:r>
      <w:r w:rsidRPr="001C0B63">
        <w:rPr>
          <w:rFonts w:asciiTheme="minorHAnsi" w:eastAsiaTheme="minorHAnsi" w:hAnsiTheme="minorHAnsi" w:cstheme="minorHAnsi"/>
          <w:lang w:val="en-GB" w:eastAsia="en-US"/>
        </w:rPr>
        <w:t>is</w:t>
      </w:r>
      <w:r w:rsidR="004D28A9">
        <w:rPr>
          <w:rFonts w:asciiTheme="minorHAnsi" w:eastAsiaTheme="minorHAnsi" w:hAnsiTheme="minorHAnsi" w:cstheme="minorHAnsi"/>
          <w:lang w:val="en-GB" w:eastAsia="en-US"/>
        </w:rPr>
        <w:t xml:space="preserve"> </w:t>
      </w:r>
      <w:r w:rsidR="004D28A9" w:rsidRPr="004D28A9">
        <w:rPr>
          <w:rFonts w:asciiTheme="minorHAnsi" w:eastAsiaTheme="minorHAnsi" w:hAnsiTheme="minorHAnsi" w:cstheme="minorHAnsi"/>
          <w:lang w:val="en-GB" w:eastAsia="en-US"/>
        </w:rPr>
        <w:t>part of a classic historiography, raising old questions about the circulation of metals, in particular the importance of sub-Saharan gold in Mediterranean coinage. It will be based on a</w:t>
      </w:r>
      <w:r w:rsidR="001B1C2F">
        <w:rPr>
          <w:rFonts w:asciiTheme="minorHAnsi" w:eastAsiaTheme="minorHAnsi" w:hAnsiTheme="minorHAnsi" w:cstheme="minorHAnsi"/>
          <w:lang w:val="en-GB" w:eastAsia="en-US"/>
        </w:rPr>
        <w:t>n interdisciplinary</w:t>
      </w:r>
      <w:r w:rsidR="004D28A9" w:rsidRPr="004D28A9">
        <w:rPr>
          <w:rFonts w:asciiTheme="minorHAnsi" w:eastAsiaTheme="minorHAnsi" w:hAnsiTheme="minorHAnsi" w:cstheme="minorHAnsi"/>
          <w:lang w:val="en-GB" w:eastAsia="en-US"/>
        </w:rPr>
        <w:t xml:space="preserve"> method</w:t>
      </w:r>
      <w:r w:rsidR="001B1C2F">
        <w:rPr>
          <w:rFonts w:asciiTheme="minorHAnsi" w:eastAsiaTheme="minorHAnsi" w:hAnsiTheme="minorHAnsi" w:cstheme="minorHAnsi"/>
          <w:lang w:val="en-GB" w:eastAsia="en-US"/>
        </w:rPr>
        <w:t>ology</w:t>
      </w:r>
      <w:r w:rsidR="004D28A9" w:rsidRPr="004D28A9">
        <w:rPr>
          <w:rFonts w:asciiTheme="minorHAnsi" w:eastAsiaTheme="minorHAnsi" w:hAnsiTheme="minorHAnsi" w:cstheme="minorHAnsi"/>
          <w:lang w:val="en-GB" w:eastAsia="en-US"/>
        </w:rPr>
        <w:t xml:space="preserve"> whose relevance and effectiveness have already been proven in one-off studies. At a time when archaeomaterials are being analysed on an ever-increasing scale, particularly with the easy availability of portable X-ray fluorescence analysis equipment, the project aims to develop a reference system for the elemental composition of coins from the Muslim West on an as yet unprecedented scale.</w:t>
      </w:r>
      <w:r w:rsidR="004D28A9">
        <w:rPr>
          <w:rFonts w:asciiTheme="minorHAnsi" w:eastAsiaTheme="minorHAnsi" w:hAnsiTheme="minorHAnsi" w:cstheme="minorHAnsi"/>
          <w:lang w:val="en-GB" w:eastAsia="en-US"/>
        </w:rPr>
        <w:t xml:space="preserve"> Its interest also lies in the broadening of the reflection to silver, with the objective of taking an exhaustive look at the circulation of precious metals in the Western Mediterranean, over a large part of the Middle Ages. </w:t>
      </w:r>
    </w:p>
    <w:p w14:paraId="4DFCE7AD" w14:textId="77777777" w:rsidR="001C0B63" w:rsidRPr="001C0B63" w:rsidRDefault="001C0B63" w:rsidP="006609C2">
      <w:pPr>
        <w:autoSpaceDE w:val="0"/>
        <w:autoSpaceDN w:val="0"/>
        <w:adjustRightInd w:val="0"/>
        <w:spacing w:before="0" w:after="0" w:line="276" w:lineRule="auto"/>
        <w:jc w:val="left"/>
        <w:rPr>
          <w:rFonts w:asciiTheme="minorHAnsi" w:eastAsiaTheme="minorHAnsi" w:hAnsiTheme="minorHAnsi" w:cstheme="minorHAnsi"/>
          <w:color w:val="000000"/>
          <w:lang w:val="en-GB" w:eastAsia="en-US"/>
        </w:rPr>
      </w:pPr>
      <w:r w:rsidRPr="001C0B63">
        <w:rPr>
          <w:rFonts w:asciiTheme="minorHAnsi" w:eastAsiaTheme="minorHAnsi" w:hAnsiTheme="minorHAnsi" w:cstheme="minorHAnsi"/>
          <w:color w:val="000000"/>
          <w:lang w:val="en-GB" w:eastAsia="en-US"/>
        </w:rPr>
        <w:t>With regard to dissemination, various means will be used:</w:t>
      </w:r>
    </w:p>
    <w:p w14:paraId="51F34211" w14:textId="124FF367" w:rsidR="001C0B63" w:rsidRPr="001C0B63" w:rsidRDefault="001C0B63" w:rsidP="006609C2">
      <w:pPr>
        <w:autoSpaceDE w:val="0"/>
        <w:autoSpaceDN w:val="0"/>
        <w:adjustRightInd w:val="0"/>
        <w:spacing w:before="0" w:after="0" w:line="276" w:lineRule="auto"/>
        <w:rPr>
          <w:rFonts w:asciiTheme="minorHAnsi" w:eastAsiaTheme="minorHAnsi" w:hAnsiTheme="minorHAnsi" w:cstheme="minorHAnsi"/>
          <w:color w:val="000000"/>
          <w:lang w:val="en-GB" w:eastAsia="en-US"/>
        </w:rPr>
      </w:pPr>
      <w:r w:rsidRPr="001C0B63">
        <w:rPr>
          <w:rFonts w:asciiTheme="minorHAnsi" w:eastAsiaTheme="minorHAnsi" w:hAnsiTheme="minorHAnsi" w:cstheme="minorHAnsi"/>
          <w:b/>
          <w:bCs/>
          <w:color w:val="000000"/>
          <w:lang w:val="en-GB" w:eastAsia="en-US"/>
        </w:rPr>
        <w:t xml:space="preserve">1 - Academic dissemination: </w:t>
      </w:r>
      <w:r w:rsidRPr="001C0B63">
        <w:rPr>
          <w:rFonts w:asciiTheme="minorHAnsi" w:eastAsiaTheme="minorHAnsi" w:hAnsiTheme="minorHAnsi" w:cstheme="minorHAnsi"/>
          <w:color w:val="000000"/>
          <w:lang w:val="en-GB" w:eastAsia="en-US"/>
        </w:rPr>
        <w:t>results will be disseminated through peer-reviewed publications. Because of the multidisciplinary character of the project, we expect a variety of publications, includin</w:t>
      </w:r>
      <w:r w:rsidR="00EC4CF8">
        <w:rPr>
          <w:rFonts w:asciiTheme="minorHAnsi" w:eastAsiaTheme="minorHAnsi" w:hAnsiTheme="minorHAnsi" w:cstheme="minorHAnsi"/>
          <w:color w:val="000000"/>
          <w:lang w:val="en-GB" w:eastAsia="en-US"/>
        </w:rPr>
        <w:t>g History, Numismatics, Archaeometry and Archaeological journals. The results of the project may also be presented in conferences, such as a first presentation of the application of analyses by LA-ICP-MS to dirhams minted in al-Andalus will be made at the next GMPCA (</w:t>
      </w:r>
      <w:r w:rsidR="00EC4CF8" w:rsidRPr="00EC4CF8">
        <w:rPr>
          <w:rFonts w:asciiTheme="minorHAnsi" w:eastAsiaTheme="minorHAnsi" w:hAnsiTheme="minorHAnsi" w:cstheme="minorHAnsi"/>
          <w:i/>
          <w:iCs/>
          <w:color w:val="000000"/>
          <w:lang w:val="en-GB" w:eastAsia="en-US"/>
        </w:rPr>
        <w:t>Groupe des Méthodes Pluridisciplinaires Contribuant à l’Archéologie</w:t>
      </w:r>
      <w:r w:rsidR="00EC4CF8">
        <w:rPr>
          <w:rFonts w:asciiTheme="minorHAnsi" w:eastAsiaTheme="minorHAnsi" w:hAnsiTheme="minorHAnsi" w:cstheme="minorHAnsi"/>
          <w:color w:val="000000"/>
          <w:lang w:val="en-GB" w:eastAsia="en-US"/>
        </w:rPr>
        <w:t xml:space="preserve">) colloquium.  Proposals for communications will thus be sent to </w:t>
      </w:r>
      <w:r w:rsidR="006B4C1C">
        <w:rPr>
          <w:rFonts w:asciiTheme="minorHAnsi" w:eastAsiaTheme="minorHAnsi" w:hAnsiTheme="minorHAnsi" w:cstheme="minorHAnsi"/>
          <w:color w:val="000000"/>
          <w:lang w:val="en-GB" w:eastAsia="en-US"/>
        </w:rPr>
        <w:t xml:space="preserve">international congress, such as for example </w:t>
      </w:r>
      <w:r w:rsidR="00EC4CF8">
        <w:rPr>
          <w:rFonts w:asciiTheme="minorHAnsi" w:eastAsiaTheme="minorHAnsi" w:hAnsiTheme="minorHAnsi" w:cstheme="minorHAnsi"/>
          <w:color w:val="000000"/>
          <w:lang w:val="en-GB" w:eastAsia="en-US"/>
        </w:rPr>
        <w:t xml:space="preserve">the next International Numismatics Congress </w:t>
      </w:r>
      <w:r w:rsidR="006B4C1C">
        <w:rPr>
          <w:rFonts w:asciiTheme="minorHAnsi" w:eastAsiaTheme="minorHAnsi" w:hAnsiTheme="minorHAnsi" w:cstheme="minorHAnsi"/>
          <w:color w:val="000000"/>
          <w:lang w:val="en-GB" w:eastAsia="en-US"/>
        </w:rPr>
        <w:t>(2027)</w:t>
      </w:r>
      <w:r w:rsidR="0071136C">
        <w:rPr>
          <w:rFonts w:asciiTheme="minorHAnsi" w:eastAsiaTheme="minorHAnsi" w:hAnsiTheme="minorHAnsi" w:cstheme="minorHAnsi"/>
          <w:color w:val="000000"/>
          <w:lang w:val="en-GB" w:eastAsia="en-US"/>
        </w:rPr>
        <w:t>.</w:t>
      </w:r>
    </w:p>
    <w:p w14:paraId="16BCF7BC" w14:textId="77777777" w:rsidR="001C0B63" w:rsidRPr="001C0B63" w:rsidRDefault="001C0B63" w:rsidP="006609C2">
      <w:pPr>
        <w:autoSpaceDE w:val="0"/>
        <w:autoSpaceDN w:val="0"/>
        <w:adjustRightInd w:val="0"/>
        <w:spacing w:before="0" w:after="0" w:line="276" w:lineRule="auto"/>
        <w:rPr>
          <w:rFonts w:asciiTheme="minorHAnsi" w:eastAsiaTheme="minorHAnsi" w:hAnsiTheme="minorHAnsi" w:cstheme="minorHAnsi"/>
          <w:lang w:val="en-GB" w:eastAsia="en-US"/>
        </w:rPr>
      </w:pPr>
      <w:r w:rsidRPr="001C0B63">
        <w:rPr>
          <w:rFonts w:asciiTheme="minorHAnsi" w:eastAsiaTheme="minorHAnsi" w:hAnsiTheme="minorHAnsi" w:cstheme="minorHAnsi"/>
          <w:b/>
          <w:bCs/>
          <w:lang w:val="en-GB" w:eastAsia="en-US"/>
        </w:rPr>
        <w:t xml:space="preserve">2 - Open Science &amp; research data: </w:t>
      </w:r>
      <w:r w:rsidRPr="001C0B63">
        <w:rPr>
          <w:rFonts w:asciiTheme="minorHAnsi" w:eastAsiaTheme="minorHAnsi" w:hAnsiTheme="minorHAnsi" w:cstheme="minorHAnsi"/>
          <w:lang w:val="en-GB" w:eastAsia="en-US"/>
        </w:rPr>
        <w:t>in an effort to share the data with as many people as possible, all</w:t>
      </w:r>
    </w:p>
    <w:p w14:paraId="312F6015" w14:textId="08A7BDC3" w:rsidR="001C0B63" w:rsidRPr="001C0B63" w:rsidRDefault="001C0B63" w:rsidP="006609C2">
      <w:pPr>
        <w:autoSpaceDE w:val="0"/>
        <w:autoSpaceDN w:val="0"/>
        <w:adjustRightInd w:val="0"/>
        <w:spacing w:before="0" w:after="0" w:line="276" w:lineRule="auto"/>
        <w:rPr>
          <w:rFonts w:asciiTheme="minorHAnsi" w:eastAsiaTheme="minorHAnsi" w:hAnsiTheme="minorHAnsi" w:cstheme="minorHAnsi"/>
          <w:lang w:val="en-GB" w:eastAsia="en-US"/>
        </w:rPr>
      </w:pPr>
      <w:r w:rsidRPr="001C0B63">
        <w:rPr>
          <w:rFonts w:asciiTheme="minorHAnsi" w:eastAsiaTheme="minorHAnsi" w:hAnsiTheme="minorHAnsi" w:cstheme="minorHAnsi"/>
          <w:lang w:val="en-GB" w:eastAsia="en-US"/>
        </w:rPr>
        <w:t>the results obtained within the framework of the project will be available in open access: 1) all the</w:t>
      </w:r>
      <w:r w:rsidR="006B4C1C">
        <w:rPr>
          <w:rFonts w:asciiTheme="minorHAnsi" w:eastAsiaTheme="minorHAnsi" w:hAnsiTheme="minorHAnsi" w:cstheme="minorHAnsi"/>
          <w:lang w:val="en-GB" w:eastAsia="en-US"/>
        </w:rPr>
        <w:t xml:space="preserve"> p</w:t>
      </w:r>
      <w:r w:rsidRPr="001C0B63">
        <w:rPr>
          <w:rFonts w:asciiTheme="minorHAnsi" w:eastAsiaTheme="minorHAnsi" w:hAnsiTheme="minorHAnsi" w:cstheme="minorHAnsi"/>
          <w:lang w:val="en-GB" w:eastAsia="en-US"/>
        </w:rPr>
        <w:t>apers derived from the project will be shared via the HAL open archive repository. The author</w:t>
      </w:r>
    </w:p>
    <w:p w14:paraId="73AC544D" w14:textId="642F19DE" w:rsidR="001C0B63" w:rsidRPr="001C0B63" w:rsidRDefault="001C0B63" w:rsidP="006609C2">
      <w:pPr>
        <w:autoSpaceDE w:val="0"/>
        <w:autoSpaceDN w:val="0"/>
        <w:adjustRightInd w:val="0"/>
        <w:spacing w:before="0" w:after="0" w:line="276" w:lineRule="auto"/>
        <w:rPr>
          <w:rFonts w:asciiTheme="minorHAnsi" w:eastAsiaTheme="minorHAnsi" w:hAnsiTheme="minorHAnsi" w:cstheme="minorHAnsi"/>
          <w:lang w:val="en-GB" w:eastAsia="en-US"/>
        </w:rPr>
      </w:pPr>
      <w:r w:rsidRPr="001C0B63">
        <w:rPr>
          <w:rFonts w:asciiTheme="minorHAnsi" w:eastAsiaTheme="minorHAnsi" w:hAnsiTheme="minorHAnsi" w:cstheme="minorHAnsi"/>
          <w:lang w:val="en-GB" w:eastAsia="en-US"/>
        </w:rPr>
        <w:t>preprints of those papers will be upload online, and links to the published papers will be shared in HAL and the project webpage (see below); 2) all the numismatics and analytics results will be</w:t>
      </w:r>
      <w:r w:rsidR="006B4C1C">
        <w:rPr>
          <w:rFonts w:asciiTheme="minorHAnsi" w:eastAsiaTheme="minorHAnsi" w:hAnsiTheme="minorHAnsi" w:cstheme="minorHAnsi"/>
          <w:lang w:val="en-GB" w:eastAsia="en-US"/>
        </w:rPr>
        <w:t xml:space="preserve"> entered into an interoperable database which will be regularly updated, even after the end of the project. </w:t>
      </w:r>
    </w:p>
    <w:p w14:paraId="4765FB34" w14:textId="17401E63" w:rsidR="001C0B63" w:rsidRPr="001C0B63" w:rsidRDefault="001C0B63" w:rsidP="006609C2">
      <w:pPr>
        <w:autoSpaceDE w:val="0"/>
        <w:autoSpaceDN w:val="0"/>
        <w:adjustRightInd w:val="0"/>
        <w:spacing w:before="0" w:after="0" w:line="276" w:lineRule="auto"/>
        <w:rPr>
          <w:rFonts w:asciiTheme="minorHAnsi" w:eastAsiaTheme="minorHAnsi" w:hAnsiTheme="minorHAnsi" w:cstheme="minorHAnsi"/>
          <w:lang w:val="en-GB" w:eastAsia="en-US"/>
        </w:rPr>
      </w:pPr>
      <w:r w:rsidRPr="001C0B63">
        <w:rPr>
          <w:rFonts w:asciiTheme="minorHAnsi" w:eastAsiaTheme="minorHAnsi" w:hAnsiTheme="minorHAnsi" w:cstheme="minorHAnsi"/>
          <w:b/>
          <w:bCs/>
          <w:lang w:val="en-GB" w:eastAsia="en-US"/>
        </w:rPr>
        <w:t xml:space="preserve">3 - Web-page: </w:t>
      </w:r>
      <w:r w:rsidRPr="001C0B63">
        <w:rPr>
          <w:rFonts w:asciiTheme="minorHAnsi" w:eastAsiaTheme="minorHAnsi" w:hAnsiTheme="minorHAnsi" w:cstheme="minorHAnsi"/>
          <w:lang w:val="en-GB" w:eastAsia="en-US"/>
        </w:rPr>
        <w:t>we will create a blog website linked to the IRAMAT web page</w:t>
      </w:r>
      <w:r w:rsidR="00A77CFB">
        <w:rPr>
          <w:rFonts w:asciiTheme="minorHAnsi" w:eastAsiaTheme="minorHAnsi" w:hAnsiTheme="minorHAnsi" w:cstheme="minorHAnsi"/>
          <w:lang w:val="en-GB" w:eastAsia="en-US"/>
        </w:rPr>
        <w:t xml:space="preserve">. </w:t>
      </w:r>
      <w:r w:rsidR="00A77CFB" w:rsidRPr="00A77CFB">
        <w:rPr>
          <w:rFonts w:asciiTheme="minorHAnsi" w:eastAsiaTheme="minorHAnsi" w:hAnsiTheme="minorHAnsi" w:cstheme="minorHAnsi"/>
          <w:lang w:val="en-GB" w:eastAsia="en-US"/>
        </w:rPr>
        <w:t>The blog will be created on hypotheses.org and the team will benefit from the experience of other members of the laboratory in this field, as another ANR-funded project has already used this medium</w:t>
      </w:r>
      <w:r w:rsidR="00A77CFB">
        <w:rPr>
          <w:rFonts w:asciiTheme="minorHAnsi" w:eastAsiaTheme="minorHAnsi" w:hAnsiTheme="minorHAnsi" w:cstheme="minorHAnsi"/>
          <w:lang w:val="en-GB" w:eastAsia="en-US"/>
        </w:rPr>
        <w:t xml:space="preserve"> </w:t>
      </w:r>
      <w:r w:rsidR="00A77CFB" w:rsidRPr="00A77CFB">
        <w:rPr>
          <w:rFonts w:asciiTheme="minorHAnsi" w:eastAsiaTheme="minorHAnsi" w:hAnsiTheme="minorHAnsi" w:cstheme="minorHAnsi"/>
          <w:b/>
          <w:bCs/>
          <w:lang w:val="en-GB" w:eastAsia="en-US"/>
        </w:rPr>
        <w:t>[3</w:t>
      </w:r>
      <w:r w:rsidR="00ED6126">
        <w:rPr>
          <w:rFonts w:asciiTheme="minorHAnsi" w:eastAsiaTheme="minorHAnsi" w:hAnsiTheme="minorHAnsi" w:cstheme="minorHAnsi"/>
          <w:b/>
          <w:bCs/>
          <w:lang w:val="en-GB" w:eastAsia="en-US"/>
        </w:rPr>
        <w:t>8</w:t>
      </w:r>
      <w:r w:rsidR="00A77CFB" w:rsidRPr="00A77CFB">
        <w:rPr>
          <w:rFonts w:asciiTheme="minorHAnsi" w:eastAsiaTheme="minorHAnsi" w:hAnsiTheme="minorHAnsi" w:cstheme="minorHAnsi"/>
          <w:b/>
          <w:bCs/>
          <w:lang w:val="en-GB" w:eastAsia="en-US"/>
        </w:rPr>
        <w:t>]</w:t>
      </w:r>
      <w:r w:rsidR="00A77CFB" w:rsidRPr="00A77CFB">
        <w:rPr>
          <w:rFonts w:asciiTheme="minorHAnsi" w:eastAsiaTheme="minorHAnsi" w:hAnsiTheme="minorHAnsi" w:cstheme="minorHAnsi"/>
          <w:lang w:val="en-GB" w:eastAsia="en-US"/>
        </w:rPr>
        <w:t xml:space="preserve">. </w:t>
      </w:r>
      <w:r w:rsidR="00A77CFB">
        <w:rPr>
          <w:rFonts w:asciiTheme="minorHAnsi" w:eastAsiaTheme="minorHAnsi" w:hAnsiTheme="minorHAnsi" w:cstheme="minorHAnsi"/>
          <w:lang w:val="en-GB" w:eastAsia="en-US"/>
        </w:rPr>
        <w:t>It</w:t>
      </w:r>
      <w:r w:rsidRPr="001C0B63">
        <w:rPr>
          <w:rFonts w:asciiTheme="minorHAnsi" w:eastAsiaTheme="minorHAnsi" w:hAnsiTheme="minorHAnsi" w:cstheme="minorHAnsi"/>
          <w:lang w:val="en-GB" w:eastAsia="en-US"/>
        </w:rPr>
        <w:t xml:space="preserve"> will be used to 1) present the project, making the discourse accessible to the largest number of people; 2) present the news of the project’s ongoing research (new publications,</w:t>
      </w:r>
      <w:r w:rsidR="00ED6126">
        <w:rPr>
          <w:rFonts w:asciiTheme="minorHAnsi" w:eastAsiaTheme="minorHAnsi" w:hAnsiTheme="minorHAnsi" w:cstheme="minorHAnsi"/>
          <w:lang w:val="en-GB" w:eastAsia="en-US"/>
        </w:rPr>
        <w:t xml:space="preserve"> </w:t>
      </w:r>
      <w:r w:rsidRPr="001C0B63">
        <w:rPr>
          <w:rFonts w:asciiTheme="minorHAnsi" w:eastAsiaTheme="minorHAnsi" w:hAnsiTheme="minorHAnsi" w:cstheme="minorHAnsi"/>
          <w:lang w:val="en-GB" w:eastAsia="en-US"/>
        </w:rPr>
        <w:t xml:space="preserve">communications, field missions); 3) share links to access the shared publications in open access. </w:t>
      </w:r>
    </w:p>
    <w:p w14:paraId="73FD8240" w14:textId="5F7AB55A" w:rsidR="001C0B63" w:rsidRDefault="001C0B63" w:rsidP="00B47935">
      <w:pPr>
        <w:autoSpaceDE w:val="0"/>
        <w:autoSpaceDN w:val="0"/>
        <w:adjustRightInd w:val="0"/>
        <w:spacing w:before="0" w:after="0" w:line="240" w:lineRule="auto"/>
        <w:jc w:val="left"/>
        <w:rPr>
          <w:rFonts w:ascii="Calibri" w:eastAsiaTheme="minorHAnsi" w:hAnsi="Calibri" w:cs="Calibri"/>
          <w:lang w:val="en-GB" w:eastAsia="en-US"/>
        </w:rPr>
      </w:pPr>
    </w:p>
    <w:p w14:paraId="0C4403B9" w14:textId="5DE7E6E3" w:rsidR="00FF04CD" w:rsidRPr="00816E47" w:rsidRDefault="00D11B6F" w:rsidP="00B47935">
      <w:pPr>
        <w:pStyle w:val="Heading1"/>
        <w:numPr>
          <w:ilvl w:val="0"/>
          <w:numId w:val="5"/>
        </w:numPr>
        <w:spacing w:line="240" w:lineRule="auto"/>
        <w:rPr>
          <w:rFonts w:eastAsia="Times New Roman"/>
          <w:lang w:val="en-GB" w:eastAsia="ja-JP"/>
        </w:rPr>
      </w:pPr>
      <w:r w:rsidRPr="00D11B6F">
        <w:rPr>
          <w:rFonts w:eastAsia="Times New Roman"/>
          <w:lang w:val="en-GB" w:eastAsia="ja-JP"/>
        </w:rPr>
        <w:lastRenderedPageBreak/>
        <w:t>References related to the project</w:t>
      </w:r>
    </w:p>
    <w:p w14:paraId="274576C2" w14:textId="2605EFF6" w:rsidR="00E714C9" w:rsidRPr="00EC78E2" w:rsidRDefault="00EC78E2" w:rsidP="00B47935">
      <w:pPr>
        <w:spacing w:before="0" w:line="240" w:lineRule="auto"/>
        <w:ind w:left="426"/>
        <w:jc w:val="left"/>
        <w:rPr>
          <w:rFonts w:ascii="Calibri" w:eastAsiaTheme="minorHAnsi" w:hAnsi="Calibri" w:cs="Calibri"/>
          <w:color w:val="000000" w:themeColor="text1"/>
          <w:lang w:val="en-GB" w:eastAsia="en-US"/>
        </w:rPr>
      </w:pPr>
      <w:r w:rsidRPr="00EC78E2">
        <w:rPr>
          <w:rFonts w:ascii="Calibri" w:eastAsiaTheme="minorHAnsi" w:hAnsi="Calibri" w:cs="Calibri"/>
          <w:color w:val="000000" w:themeColor="text1"/>
          <w:lang w:val="en-GB" w:eastAsia="en-US"/>
        </w:rPr>
        <w:t>(</w:t>
      </w:r>
      <w:r w:rsidR="00E714C9" w:rsidRPr="00EC78E2">
        <w:rPr>
          <w:rFonts w:ascii="Calibri" w:eastAsiaTheme="minorHAnsi" w:hAnsi="Calibri" w:cs="Calibri"/>
          <w:color w:val="000000" w:themeColor="text1"/>
          <w:lang w:val="en-GB" w:eastAsia="en-US"/>
        </w:rPr>
        <w:t>In bold: references involving ALMACIR team members</w:t>
      </w:r>
      <w:r w:rsidRPr="00EC78E2">
        <w:rPr>
          <w:rFonts w:ascii="Calibri" w:eastAsiaTheme="minorHAnsi" w:hAnsi="Calibri" w:cs="Calibri"/>
          <w:color w:val="000000" w:themeColor="text1"/>
          <w:lang w:val="en-GB" w:eastAsia="en-US"/>
        </w:rPr>
        <w:t>)</w:t>
      </w:r>
    </w:p>
    <w:p w14:paraId="646C4533" w14:textId="77777777" w:rsidR="001B1C2F" w:rsidRPr="00D47CEF" w:rsidRDefault="001B1C2F" w:rsidP="00D47CEF">
      <w:pPr>
        <w:spacing w:before="0" w:after="0" w:line="240" w:lineRule="auto"/>
        <w:rPr>
          <w:rFonts w:asciiTheme="minorHAnsi" w:hAnsiTheme="minorHAnsi" w:cstheme="minorHAnsi"/>
          <w:lang w:val="fr-FR"/>
        </w:rPr>
      </w:pPr>
      <w:bookmarkStart w:id="89" w:name="_Hlk193664267"/>
      <w:r w:rsidRPr="00D47CEF">
        <w:rPr>
          <w:rFonts w:asciiTheme="minorHAnsi" w:hAnsiTheme="minorHAnsi" w:cstheme="minorHAnsi"/>
          <w:lang w:val="fr-FR"/>
        </w:rPr>
        <w:t xml:space="preserve">[1] </w:t>
      </w:r>
      <w:r w:rsidRPr="00D47CEF">
        <w:rPr>
          <w:rFonts w:asciiTheme="minorHAnsi" w:hAnsiTheme="minorHAnsi" w:cstheme="minorHAnsi"/>
          <w:smallCaps/>
          <w:lang w:val="fr-FR"/>
        </w:rPr>
        <w:t>Devisse</w:t>
      </w:r>
      <w:r w:rsidRPr="00D47CEF">
        <w:rPr>
          <w:rFonts w:asciiTheme="minorHAnsi" w:hAnsiTheme="minorHAnsi" w:cstheme="minorHAnsi"/>
          <w:lang w:val="fr-FR"/>
        </w:rPr>
        <w:t xml:space="preserve"> J., </w:t>
      </w:r>
      <w:r w:rsidRPr="00D47CEF">
        <w:rPr>
          <w:rFonts w:asciiTheme="minorHAnsi" w:eastAsia="Times New Roman" w:hAnsiTheme="minorHAnsi" w:cstheme="minorHAnsi"/>
          <w:lang w:val="fr-FR" w:eastAsia="fr-FR"/>
        </w:rPr>
        <w:t>“</w:t>
      </w:r>
      <w:r w:rsidRPr="00D47CEF">
        <w:rPr>
          <w:rFonts w:asciiTheme="minorHAnsi" w:hAnsiTheme="minorHAnsi" w:cstheme="minorHAnsi"/>
          <w:lang w:val="fr-FR"/>
        </w:rPr>
        <w:t>Routes de commerce et échanges en Afrique occidentale en relation à la Méditerranée : un essai sur le commerce médiéval africain du XI</w:t>
      </w:r>
      <w:r w:rsidRPr="00D47CEF">
        <w:rPr>
          <w:rFonts w:asciiTheme="minorHAnsi" w:hAnsiTheme="minorHAnsi" w:cstheme="minorHAnsi"/>
          <w:vertAlign w:val="superscript"/>
          <w:lang w:val="fr-FR"/>
        </w:rPr>
        <w:t>e</w:t>
      </w:r>
      <w:r w:rsidRPr="00D47CEF">
        <w:rPr>
          <w:rFonts w:asciiTheme="minorHAnsi" w:hAnsiTheme="minorHAnsi" w:cstheme="minorHAnsi"/>
          <w:lang w:val="fr-FR"/>
        </w:rPr>
        <w:t xml:space="preserve"> au XVI</w:t>
      </w:r>
      <w:r w:rsidRPr="00D47CEF">
        <w:rPr>
          <w:rFonts w:asciiTheme="minorHAnsi" w:hAnsiTheme="minorHAnsi" w:cstheme="minorHAnsi"/>
          <w:vertAlign w:val="superscript"/>
          <w:lang w:val="fr-FR"/>
        </w:rPr>
        <w:t>e</w:t>
      </w:r>
      <w:r w:rsidRPr="00D47CEF">
        <w:rPr>
          <w:rFonts w:asciiTheme="minorHAnsi" w:hAnsiTheme="minorHAnsi" w:cstheme="minorHAnsi"/>
          <w:lang w:val="fr-FR"/>
        </w:rPr>
        <w:t xml:space="preserve"> siècle</w:t>
      </w:r>
      <w:r w:rsidRPr="00D47CEF">
        <w:rPr>
          <w:rFonts w:asciiTheme="minorHAnsi" w:eastAsia="Times New Roman" w:hAnsiTheme="minorHAnsi" w:cstheme="minorHAnsi"/>
          <w:lang w:val="fr-FR" w:eastAsia="fr-FR"/>
        </w:rPr>
        <w:t>”</w:t>
      </w:r>
      <w:r w:rsidRPr="00D47CEF">
        <w:rPr>
          <w:rFonts w:asciiTheme="minorHAnsi" w:hAnsiTheme="minorHAnsi" w:cstheme="minorHAnsi"/>
          <w:lang w:val="fr-FR"/>
        </w:rPr>
        <w:t xml:space="preserve">, </w:t>
      </w:r>
      <w:r w:rsidRPr="00D47CEF">
        <w:rPr>
          <w:rFonts w:asciiTheme="minorHAnsi" w:hAnsiTheme="minorHAnsi" w:cstheme="minorHAnsi"/>
          <w:i/>
          <w:lang w:val="fr-FR"/>
        </w:rPr>
        <w:t>Revue d’histoire économique et sociale</w:t>
      </w:r>
      <w:r w:rsidRPr="00D47CEF">
        <w:rPr>
          <w:rFonts w:asciiTheme="minorHAnsi" w:hAnsiTheme="minorHAnsi" w:cstheme="minorHAnsi"/>
          <w:lang w:val="fr-FR"/>
        </w:rPr>
        <w:t>, 50, 1972, p. 42-73.</w:t>
      </w:r>
    </w:p>
    <w:p w14:paraId="28A7A6D2" w14:textId="047A31FE" w:rsidR="001B1C2F" w:rsidRPr="00D47CEF" w:rsidRDefault="001B1C2F" w:rsidP="00D47CEF">
      <w:pPr>
        <w:spacing w:before="0" w:after="20" w:line="240" w:lineRule="auto"/>
        <w:rPr>
          <w:rFonts w:asciiTheme="minorHAnsi" w:hAnsiTheme="minorHAnsi" w:cstheme="minorHAnsi"/>
          <w:lang w:val="fr-FR"/>
        </w:rPr>
      </w:pPr>
      <w:r w:rsidRPr="00D47CEF">
        <w:rPr>
          <w:rFonts w:asciiTheme="minorHAnsi" w:hAnsiTheme="minorHAnsi" w:cstheme="minorHAnsi"/>
          <w:lang w:val="fr-FR"/>
        </w:rPr>
        <w:t xml:space="preserve">[2] </w:t>
      </w:r>
      <w:r w:rsidRPr="00D47CEF">
        <w:rPr>
          <w:rFonts w:asciiTheme="minorHAnsi" w:hAnsiTheme="minorHAnsi" w:cstheme="minorHAnsi"/>
          <w:highlight w:val="yellow"/>
          <w:lang w:val="fr-FR"/>
        </w:rPr>
        <w:t xml:space="preserve">Réf. </w:t>
      </w:r>
      <w:r w:rsidR="007560EB" w:rsidRPr="00D47CEF">
        <w:rPr>
          <w:rFonts w:asciiTheme="minorHAnsi" w:hAnsiTheme="minorHAnsi" w:cstheme="minorHAnsi"/>
          <w:highlight w:val="yellow"/>
          <w:lang w:val="fr-FR"/>
        </w:rPr>
        <w:t xml:space="preserve">Archéologie </w:t>
      </w:r>
      <w:r w:rsidR="00254433" w:rsidRPr="00D47CEF">
        <w:rPr>
          <w:rFonts w:asciiTheme="minorHAnsi" w:hAnsiTheme="minorHAnsi" w:cstheme="minorHAnsi"/>
          <w:highlight w:val="yellow"/>
          <w:lang w:val="fr-FR"/>
        </w:rPr>
        <w:t>mé</w:t>
      </w:r>
      <w:r w:rsidR="008C530F" w:rsidRPr="00D47CEF">
        <w:rPr>
          <w:rFonts w:asciiTheme="minorHAnsi" w:hAnsiTheme="minorHAnsi" w:cstheme="minorHAnsi"/>
          <w:highlight w:val="yellow"/>
          <w:lang w:val="fr-FR"/>
        </w:rPr>
        <w:t xml:space="preserve">diévale en </w:t>
      </w:r>
      <w:r w:rsidR="007560EB" w:rsidRPr="00D47CEF">
        <w:rPr>
          <w:rFonts w:asciiTheme="minorHAnsi" w:hAnsiTheme="minorHAnsi" w:cstheme="minorHAnsi"/>
          <w:highlight w:val="yellow"/>
          <w:lang w:val="fr-FR"/>
        </w:rPr>
        <w:t>Afrique</w:t>
      </w:r>
    </w:p>
    <w:p w14:paraId="42B79257" w14:textId="77777777" w:rsidR="001B1C2F" w:rsidRPr="00D47CEF" w:rsidRDefault="001B1C2F" w:rsidP="00D47CEF">
      <w:pPr>
        <w:pStyle w:val="FootnoteText"/>
        <w:rPr>
          <w:rFonts w:asciiTheme="minorHAnsi" w:hAnsiTheme="minorHAnsi" w:cstheme="minorHAnsi"/>
          <w:sz w:val="22"/>
          <w:szCs w:val="22"/>
          <w:lang w:val="fr-FR"/>
        </w:rPr>
      </w:pPr>
      <w:r w:rsidRPr="00D47CEF">
        <w:rPr>
          <w:rFonts w:asciiTheme="minorHAnsi" w:hAnsiTheme="minorHAnsi" w:cstheme="minorHAnsi"/>
          <w:sz w:val="22"/>
          <w:szCs w:val="22"/>
          <w:lang w:val="fr-FR"/>
        </w:rPr>
        <w:t xml:space="preserve">[3] </w:t>
      </w:r>
      <w:r w:rsidRPr="00D47CEF">
        <w:rPr>
          <w:rFonts w:asciiTheme="minorHAnsi" w:hAnsiTheme="minorHAnsi" w:cstheme="minorHAnsi"/>
          <w:smallCaps/>
          <w:sz w:val="22"/>
          <w:szCs w:val="22"/>
          <w:lang w:val="fr-FR"/>
        </w:rPr>
        <w:t>Capel</w:t>
      </w:r>
      <w:r w:rsidRPr="00D47CEF">
        <w:rPr>
          <w:rFonts w:asciiTheme="minorHAnsi" w:hAnsiTheme="minorHAnsi" w:cstheme="minorHAnsi"/>
          <w:sz w:val="22"/>
          <w:szCs w:val="22"/>
          <w:lang w:val="fr-FR"/>
        </w:rPr>
        <w:t xml:space="preserve"> Chl., </w:t>
      </w:r>
      <w:r w:rsidRPr="00D47CEF">
        <w:rPr>
          <w:rFonts w:asciiTheme="minorHAnsi" w:eastAsia="Times New Roman" w:hAnsiTheme="minorHAnsi" w:cstheme="minorHAnsi"/>
          <w:sz w:val="22"/>
          <w:szCs w:val="22"/>
          <w:lang w:val="fr-FR" w:eastAsia="fr-FR"/>
        </w:rPr>
        <w:t>“</w:t>
      </w:r>
      <w:r w:rsidRPr="00D47CEF">
        <w:rPr>
          <w:rFonts w:asciiTheme="minorHAnsi" w:hAnsiTheme="minorHAnsi" w:cstheme="minorHAnsi"/>
          <w:sz w:val="22"/>
          <w:szCs w:val="22"/>
          <w:lang w:val="fr-FR"/>
        </w:rPr>
        <w:t>L’or africain et le paradoxe de Sijilmasa (Maroc – VIII</w:t>
      </w:r>
      <w:r w:rsidRPr="00D47CEF">
        <w:rPr>
          <w:rFonts w:asciiTheme="minorHAnsi" w:hAnsiTheme="minorHAnsi" w:cstheme="minorHAnsi"/>
          <w:sz w:val="22"/>
          <w:szCs w:val="22"/>
          <w:vertAlign w:val="superscript"/>
          <w:lang w:val="fr-FR"/>
        </w:rPr>
        <w:t>e</w:t>
      </w:r>
      <w:r w:rsidRPr="00D47CEF">
        <w:rPr>
          <w:rFonts w:asciiTheme="minorHAnsi" w:hAnsiTheme="minorHAnsi" w:cstheme="minorHAnsi"/>
          <w:sz w:val="22"/>
          <w:szCs w:val="22"/>
          <w:lang w:val="fr-FR"/>
        </w:rPr>
        <w:t>-XIV</w:t>
      </w:r>
      <w:r w:rsidRPr="00D47CEF">
        <w:rPr>
          <w:rFonts w:asciiTheme="minorHAnsi" w:hAnsiTheme="minorHAnsi" w:cstheme="minorHAnsi"/>
          <w:sz w:val="22"/>
          <w:szCs w:val="22"/>
          <w:vertAlign w:val="superscript"/>
          <w:lang w:val="fr-FR"/>
        </w:rPr>
        <w:t>e</w:t>
      </w:r>
      <w:r w:rsidRPr="00D47CEF">
        <w:rPr>
          <w:rFonts w:asciiTheme="minorHAnsi" w:hAnsiTheme="minorHAnsi" w:cstheme="minorHAnsi"/>
          <w:sz w:val="22"/>
          <w:szCs w:val="22"/>
          <w:lang w:val="fr-FR"/>
        </w:rPr>
        <w:t xml:space="preserve"> siècles). Atelier de frappe primordial, histoire méconnue</w:t>
      </w:r>
      <w:r w:rsidRPr="00D47CEF">
        <w:rPr>
          <w:rFonts w:asciiTheme="minorHAnsi" w:eastAsia="Times New Roman" w:hAnsiTheme="minorHAnsi" w:cstheme="minorHAnsi"/>
          <w:sz w:val="22"/>
          <w:szCs w:val="22"/>
          <w:lang w:val="fr-FR" w:eastAsia="fr-FR"/>
        </w:rPr>
        <w:t>”</w:t>
      </w:r>
      <w:r w:rsidRPr="00D47CEF">
        <w:rPr>
          <w:rFonts w:asciiTheme="minorHAnsi" w:hAnsiTheme="minorHAnsi" w:cstheme="minorHAnsi"/>
          <w:sz w:val="22"/>
          <w:szCs w:val="22"/>
          <w:lang w:val="fr-FR"/>
        </w:rPr>
        <w:t xml:space="preserve">, in </w:t>
      </w:r>
      <w:r w:rsidRPr="00D47CEF">
        <w:rPr>
          <w:rFonts w:asciiTheme="minorHAnsi" w:hAnsiTheme="minorHAnsi" w:cstheme="minorHAnsi"/>
          <w:i/>
          <w:sz w:val="22"/>
          <w:szCs w:val="22"/>
          <w:lang w:val="fr-FR"/>
        </w:rPr>
        <w:t>Les métaux précieux en Méditerranée médiévale. Exploitations, transformations, circulations</w:t>
      </w:r>
      <w:r w:rsidRPr="00D47CEF">
        <w:rPr>
          <w:rFonts w:asciiTheme="minorHAnsi" w:hAnsiTheme="minorHAnsi" w:cstheme="minorHAnsi"/>
          <w:sz w:val="22"/>
          <w:szCs w:val="22"/>
          <w:lang w:val="fr-FR"/>
        </w:rPr>
        <w:t xml:space="preserve">, N. Minvielle Larousse </w:t>
      </w:r>
      <w:r w:rsidRPr="00D47CEF">
        <w:rPr>
          <w:rFonts w:asciiTheme="minorHAnsi" w:hAnsiTheme="minorHAnsi" w:cstheme="minorHAnsi"/>
          <w:i/>
          <w:iCs/>
          <w:sz w:val="22"/>
          <w:szCs w:val="22"/>
          <w:lang w:val="fr-FR"/>
        </w:rPr>
        <w:t>et alii</w:t>
      </w:r>
      <w:r w:rsidRPr="00D47CEF">
        <w:rPr>
          <w:rFonts w:asciiTheme="minorHAnsi" w:hAnsiTheme="minorHAnsi" w:cstheme="minorHAnsi"/>
          <w:sz w:val="22"/>
          <w:szCs w:val="22"/>
          <w:lang w:val="fr-FR"/>
        </w:rPr>
        <w:t xml:space="preserve"> (eds.), Aix-en-Provence, 2019, p. 243-260.</w:t>
      </w:r>
    </w:p>
    <w:p w14:paraId="1775FB75" w14:textId="77777777" w:rsidR="001B1C2F" w:rsidRPr="00D47CEF" w:rsidRDefault="001B1C2F" w:rsidP="00D47CEF">
      <w:pPr>
        <w:pStyle w:val="FootnoteText"/>
        <w:rPr>
          <w:rFonts w:asciiTheme="minorHAnsi" w:hAnsiTheme="minorHAnsi" w:cstheme="minorHAnsi"/>
          <w:sz w:val="22"/>
          <w:szCs w:val="22"/>
          <w:lang w:val="es-ES"/>
        </w:rPr>
      </w:pPr>
      <w:r w:rsidRPr="00D47CEF">
        <w:rPr>
          <w:rFonts w:asciiTheme="minorHAnsi" w:hAnsiTheme="minorHAnsi" w:cstheme="minorHAnsi"/>
          <w:sz w:val="22"/>
          <w:szCs w:val="22"/>
          <w:lang w:val="es-ES"/>
        </w:rPr>
        <w:t xml:space="preserve">[4] </w:t>
      </w:r>
      <w:r w:rsidRPr="00D47CEF">
        <w:rPr>
          <w:rFonts w:asciiTheme="minorHAnsi" w:hAnsiTheme="minorHAnsi" w:cstheme="minorHAnsi"/>
          <w:smallCaps/>
          <w:sz w:val="22"/>
          <w:szCs w:val="22"/>
          <w:lang w:val="es-ES"/>
        </w:rPr>
        <w:t>Grañeda Miñón</w:t>
      </w:r>
      <w:r w:rsidRPr="00D47CEF">
        <w:rPr>
          <w:rFonts w:asciiTheme="minorHAnsi" w:hAnsiTheme="minorHAnsi" w:cstheme="minorHAnsi"/>
          <w:sz w:val="22"/>
          <w:szCs w:val="22"/>
          <w:lang w:val="es-ES"/>
        </w:rPr>
        <w:t xml:space="preserve"> P., “La explotación andalusí de la plata en al-Andalus”, </w:t>
      </w:r>
      <w:r w:rsidRPr="00D47CEF">
        <w:rPr>
          <w:rFonts w:asciiTheme="minorHAnsi" w:hAnsiTheme="minorHAnsi" w:cstheme="minorHAnsi"/>
          <w:i/>
          <w:iCs/>
          <w:sz w:val="22"/>
          <w:szCs w:val="22"/>
          <w:lang w:val="es-ES"/>
        </w:rPr>
        <w:t>Minas y metalurgia en al-Andalus y Magreb occidental</w:t>
      </w:r>
      <w:r w:rsidRPr="00D47CEF">
        <w:rPr>
          <w:rFonts w:asciiTheme="minorHAnsi" w:hAnsiTheme="minorHAnsi" w:cstheme="minorHAnsi"/>
          <w:sz w:val="22"/>
          <w:szCs w:val="22"/>
          <w:lang w:val="es-ES"/>
        </w:rPr>
        <w:t xml:space="preserve">, A. Canto García and P. Cressier (eds), Madrid, </w:t>
      </w:r>
      <w:r w:rsidRPr="00D47CEF">
        <w:rPr>
          <w:rFonts w:asciiTheme="minorHAnsi" w:hAnsiTheme="minorHAnsi" w:cstheme="minorHAnsi"/>
          <w:sz w:val="22"/>
          <w:szCs w:val="22"/>
          <w:highlight w:val="yellow"/>
          <w:lang w:val="es-ES"/>
        </w:rPr>
        <w:t>…</w:t>
      </w:r>
      <w:r w:rsidRPr="00D47CEF">
        <w:rPr>
          <w:rFonts w:asciiTheme="minorHAnsi" w:hAnsiTheme="minorHAnsi" w:cstheme="minorHAnsi"/>
          <w:sz w:val="22"/>
          <w:szCs w:val="22"/>
          <w:lang w:val="es-ES"/>
        </w:rPr>
        <w:t>, p. 19-36.</w:t>
      </w:r>
    </w:p>
    <w:p w14:paraId="243C87E7" w14:textId="51CD093A" w:rsidR="001B1C2F" w:rsidRPr="00D47CEF" w:rsidRDefault="001B1C2F" w:rsidP="00D47CEF">
      <w:pPr>
        <w:pStyle w:val="FootnoteText"/>
        <w:rPr>
          <w:rFonts w:asciiTheme="minorHAnsi" w:hAnsiTheme="minorHAnsi" w:cstheme="minorHAnsi"/>
          <w:sz w:val="22"/>
          <w:szCs w:val="22"/>
          <w:lang w:val="fr-FR"/>
        </w:rPr>
      </w:pPr>
      <w:r w:rsidRPr="00D47CEF">
        <w:rPr>
          <w:rFonts w:asciiTheme="minorHAnsi" w:hAnsiTheme="minorHAnsi" w:cstheme="minorHAnsi"/>
          <w:sz w:val="22"/>
          <w:szCs w:val="22"/>
          <w:lang w:val="fr-FR"/>
        </w:rPr>
        <w:t xml:space="preserve">[5] </w:t>
      </w:r>
      <w:r w:rsidRPr="00D47CEF">
        <w:rPr>
          <w:rFonts w:asciiTheme="minorHAnsi" w:hAnsiTheme="minorHAnsi" w:cstheme="minorHAnsi"/>
          <w:smallCaps/>
          <w:sz w:val="22"/>
          <w:szCs w:val="22"/>
          <w:lang w:val="fr-FR"/>
        </w:rPr>
        <w:t>Pirenne</w:t>
      </w:r>
      <w:r w:rsidRPr="00D47CEF">
        <w:rPr>
          <w:rFonts w:asciiTheme="minorHAnsi" w:hAnsiTheme="minorHAnsi" w:cstheme="minorHAnsi"/>
          <w:sz w:val="22"/>
          <w:szCs w:val="22"/>
          <w:lang w:val="fr-FR"/>
        </w:rPr>
        <w:t xml:space="preserve"> H., </w:t>
      </w:r>
      <w:r w:rsidRPr="00D47CEF">
        <w:rPr>
          <w:rFonts w:asciiTheme="minorHAnsi" w:hAnsiTheme="minorHAnsi" w:cstheme="minorHAnsi"/>
          <w:i/>
          <w:iCs/>
          <w:sz w:val="22"/>
          <w:szCs w:val="22"/>
          <w:lang w:val="fr-FR"/>
        </w:rPr>
        <w:t>Mahomet et charlemagne</w:t>
      </w:r>
      <w:r w:rsidRPr="00D47CEF">
        <w:rPr>
          <w:rFonts w:asciiTheme="minorHAnsi" w:hAnsiTheme="minorHAnsi" w:cstheme="minorHAnsi"/>
          <w:sz w:val="22"/>
          <w:szCs w:val="22"/>
          <w:lang w:val="fr-FR"/>
        </w:rPr>
        <w:t xml:space="preserve">, </w:t>
      </w:r>
      <w:r w:rsidR="00656058" w:rsidRPr="00D47CEF">
        <w:rPr>
          <w:rFonts w:asciiTheme="minorHAnsi" w:hAnsiTheme="minorHAnsi" w:cstheme="minorHAnsi"/>
          <w:sz w:val="22"/>
          <w:szCs w:val="22"/>
          <w:lang w:val="fr-FR"/>
        </w:rPr>
        <w:t>Paris, 1937.</w:t>
      </w:r>
    </w:p>
    <w:p w14:paraId="41367EF0" w14:textId="1698B197" w:rsidR="001B1C2F" w:rsidRPr="00D47CEF" w:rsidRDefault="001B1C2F" w:rsidP="00D47CEF">
      <w:pPr>
        <w:pStyle w:val="FootnoteText"/>
        <w:rPr>
          <w:rFonts w:asciiTheme="minorHAnsi" w:hAnsiTheme="minorHAnsi" w:cstheme="minorHAnsi"/>
          <w:sz w:val="22"/>
          <w:szCs w:val="22"/>
          <w:lang w:val="fr-FR"/>
        </w:rPr>
      </w:pPr>
      <w:r w:rsidRPr="00D47CEF">
        <w:rPr>
          <w:rFonts w:asciiTheme="minorHAnsi" w:hAnsiTheme="minorHAnsi" w:cstheme="minorHAnsi"/>
          <w:sz w:val="22"/>
          <w:szCs w:val="22"/>
          <w:lang w:val="fr-FR"/>
        </w:rPr>
        <w:t xml:space="preserve">[6] </w:t>
      </w:r>
      <w:r w:rsidRPr="00D47CEF">
        <w:rPr>
          <w:rFonts w:asciiTheme="minorHAnsi" w:hAnsiTheme="minorHAnsi" w:cstheme="minorHAnsi"/>
          <w:smallCaps/>
          <w:sz w:val="22"/>
          <w:szCs w:val="22"/>
          <w:lang w:val="fr-FR"/>
        </w:rPr>
        <w:t>Lombard</w:t>
      </w:r>
      <w:r w:rsidRPr="00D47CEF">
        <w:rPr>
          <w:rFonts w:asciiTheme="minorHAnsi" w:hAnsiTheme="minorHAnsi" w:cstheme="minorHAnsi"/>
          <w:sz w:val="22"/>
          <w:szCs w:val="22"/>
          <w:lang w:val="fr-FR"/>
        </w:rPr>
        <w:t xml:space="preserve"> M., </w:t>
      </w:r>
      <w:r w:rsidR="00656058" w:rsidRPr="00D47CEF">
        <w:rPr>
          <w:rFonts w:asciiTheme="minorHAnsi" w:hAnsiTheme="minorHAnsi" w:cstheme="minorHAnsi"/>
          <w:i/>
          <w:iCs/>
          <w:sz w:val="22"/>
          <w:szCs w:val="22"/>
          <w:lang w:val="fr-FR"/>
        </w:rPr>
        <w:t>Études d’économie médiévale. II : Les métaux dans l’ancien monde du Ve au XIe siècle</w:t>
      </w:r>
      <w:r w:rsidR="00656058" w:rsidRPr="00D47CEF">
        <w:rPr>
          <w:rFonts w:asciiTheme="minorHAnsi" w:hAnsiTheme="minorHAnsi" w:cstheme="minorHAnsi"/>
          <w:sz w:val="22"/>
          <w:szCs w:val="22"/>
          <w:lang w:val="fr-FR"/>
        </w:rPr>
        <w:t>, Paris-La Haye, 1974.</w:t>
      </w:r>
    </w:p>
    <w:p w14:paraId="62B084BE" w14:textId="1AD8DBB5" w:rsidR="001B1C2F" w:rsidRPr="00D47CEF" w:rsidRDefault="001B1C2F" w:rsidP="00D47CEF">
      <w:pPr>
        <w:spacing w:before="0" w:after="20" w:line="240" w:lineRule="auto"/>
        <w:rPr>
          <w:rFonts w:asciiTheme="minorHAnsi" w:hAnsiTheme="minorHAnsi" w:cstheme="minorHAnsi"/>
          <w:lang w:val="en-GB"/>
        </w:rPr>
      </w:pPr>
      <w:r w:rsidRPr="00D47CEF">
        <w:rPr>
          <w:rFonts w:asciiTheme="minorHAnsi" w:hAnsiTheme="minorHAnsi" w:cstheme="minorHAnsi"/>
          <w:lang w:val="en-GB"/>
        </w:rPr>
        <w:t xml:space="preserve">[7] </w:t>
      </w:r>
      <w:r w:rsidRPr="00D47CEF">
        <w:rPr>
          <w:rFonts w:asciiTheme="minorHAnsi" w:hAnsiTheme="minorHAnsi" w:cstheme="minorHAnsi"/>
          <w:smallCaps/>
          <w:lang w:val="en-GB"/>
        </w:rPr>
        <w:t>Hodges</w:t>
      </w:r>
      <w:r w:rsidRPr="00D47CEF">
        <w:rPr>
          <w:rFonts w:asciiTheme="minorHAnsi" w:hAnsiTheme="minorHAnsi" w:cstheme="minorHAnsi"/>
          <w:lang w:val="en-GB"/>
        </w:rPr>
        <w:t xml:space="preserve"> R.</w:t>
      </w:r>
      <w:r w:rsidR="00D00E93" w:rsidRPr="00D47CEF">
        <w:rPr>
          <w:rFonts w:asciiTheme="minorHAnsi" w:hAnsiTheme="minorHAnsi" w:cstheme="minorHAnsi"/>
          <w:lang w:val="en-GB"/>
        </w:rPr>
        <w:t xml:space="preserve"> and</w:t>
      </w:r>
      <w:r w:rsidRPr="00D47CEF">
        <w:rPr>
          <w:rFonts w:asciiTheme="minorHAnsi" w:hAnsiTheme="minorHAnsi" w:cstheme="minorHAnsi"/>
          <w:lang w:val="en-GB"/>
        </w:rPr>
        <w:t xml:space="preserve"> </w:t>
      </w:r>
      <w:r w:rsidRPr="00D47CEF">
        <w:rPr>
          <w:rFonts w:asciiTheme="minorHAnsi" w:hAnsiTheme="minorHAnsi" w:cstheme="minorHAnsi"/>
          <w:smallCaps/>
          <w:lang w:val="en-GB"/>
        </w:rPr>
        <w:t>Whitehouse</w:t>
      </w:r>
      <w:r w:rsidRPr="00D47CEF">
        <w:rPr>
          <w:rFonts w:asciiTheme="minorHAnsi" w:hAnsiTheme="minorHAnsi" w:cstheme="minorHAnsi"/>
          <w:lang w:val="en-GB"/>
        </w:rPr>
        <w:t xml:space="preserve"> D., </w:t>
      </w:r>
      <w:r w:rsidR="00656058" w:rsidRPr="00D47CEF">
        <w:rPr>
          <w:rFonts w:asciiTheme="minorHAnsi" w:hAnsiTheme="minorHAnsi" w:cstheme="minorHAnsi"/>
          <w:i/>
          <w:iCs/>
          <w:lang w:val="en-GB"/>
        </w:rPr>
        <w:t>Mohammed</w:t>
      </w:r>
      <w:r w:rsidRPr="00D47CEF">
        <w:rPr>
          <w:rFonts w:asciiTheme="minorHAnsi" w:hAnsiTheme="minorHAnsi" w:cstheme="minorHAnsi"/>
          <w:i/>
          <w:iCs/>
          <w:lang w:val="en-GB"/>
        </w:rPr>
        <w:t xml:space="preserve">, Charlemagne </w:t>
      </w:r>
      <w:r w:rsidR="00656058" w:rsidRPr="00D47CEF">
        <w:rPr>
          <w:rFonts w:asciiTheme="minorHAnsi" w:hAnsiTheme="minorHAnsi" w:cstheme="minorHAnsi"/>
          <w:i/>
          <w:iCs/>
          <w:lang w:val="en-GB"/>
        </w:rPr>
        <w:t>and the origins of Europe</w:t>
      </w:r>
      <w:r w:rsidR="00656058" w:rsidRPr="00D47CEF">
        <w:rPr>
          <w:rFonts w:asciiTheme="minorHAnsi" w:hAnsiTheme="minorHAnsi" w:cstheme="minorHAnsi"/>
          <w:lang w:val="en-GB"/>
        </w:rPr>
        <w:t>, New-York, 1983.</w:t>
      </w:r>
    </w:p>
    <w:p w14:paraId="28E158C6" w14:textId="45157E1D" w:rsidR="001B1C2F" w:rsidRPr="00D47CEF" w:rsidRDefault="001B1C2F" w:rsidP="00D47CEF">
      <w:pPr>
        <w:spacing w:before="0" w:after="20" w:line="240" w:lineRule="auto"/>
        <w:rPr>
          <w:rFonts w:asciiTheme="minorHAnsi" w:hAnsiTheme="minorHAnsi" w:cstheme="minorHAnsi"/>
          <w:lang w:val="fr-FR"/>
        </w:rPr>
      </w:pPr>
      <w:r w:rsidRPr="00D47CEF">
        <w:rPr>
          <w:rFonts w:asciiTheme="minorHAnsi" w:hAnsiTheme="minorHAnsi" w:cstheme="minorHAnsi"/>
          <w:lang w:val="fr-FR"/>
        </w:rPr>
        <w:t>[8]</w:t>
      </w:r>
      <w:r w:rsidR="00AD0268" w:rsidRPr="00D47CEF">
        <w:rPr>
          <w:rFonts w:asciiTheme="minorHAnsi" w:hAnsiTheme="minorHAnsi" w:cstheme="minorHAnsi"/>
          <w:lang w:val="fr-FR"/>
        </w:rPr>
        <w:t xml:space="preserve"> </w:t>
      </w:r>
      <w:r w:rsidR="00AD0268" w:rsidRPr="00D47CEF">
        <w:rPr>
          <w:rFonts w:asciiTheme="minorHAnsi" w:hAnsiTheme="minorHAnsi" w:cstheme="minorHAnsi"/>
          <w:highlight w:val="yellow"/>
          <w:lang w:val="fr-FR"/>
        </w:rPr>
        <w:t>Réf. Commerce transsaharien</w:t>
      </w:r>
      <w:r w:rsidR="00AD0268" w:rsidRPr="00D47CEF">
        <w:rPr>
          <w:rFonts w:asciiTheme="minorHAnsi" w:hAnsiTheme="minorHAnsi" w:cstheme="minorHAnsi"/>
          <w:lang w:val="fr-FR"/>
        </w:rPr>
        <w:t xml:space="preserve"> </w:t>
      </w:r>
    </w:p>
    <w:p w14:paraId="68175F0C" w14:textId="2E228D46" w:rsidR="001B1C2F" w:rsidRPr="00DE7296" w:rsidRDefault="001B1C2F" w:rsidP="00D47CEF">
      <w:pPr>
        <w:spacing w:before="0" w:after="20" w:line="240" w:lineRule="auto"/>
        <w:rPr>
          <w:rFonts w:asciiTheme="minorHAnsi" w:hAnsiTheme="minorHAnsi" w:cstheme="minorHAnsi"/>
          <w:lang w:val="en-GB"/>
          <w:rPrChange w:id="90" w:author="HUET Thomas" w:date="2025-03-27T11:28:00Z">
            <w:rPr>
              <w:rFonts w:asciiTheme="minorHAnsi" w:hAnsiTheme="minorHAnsi" w:cstheme="minorHAnsi"/>
              <w:lang w:val="fr-FR"/>
            </w:rPr>
          </w:rPrChange>
        </w:rPr>
      </w:pPr>
      <w:r w:rsidRPr="00D47CEF">
        <w:rPr>
          <w:rFonts w:asciiTheme="minorHAnsi" w:hAnsiTheme="minorHAnsi" w:cstheme="minorHAnsi"/>
          <w:lang w:val="fr-FR"/>
        </w:rPr>
        <w:t>[9] </w:t>
      </w:r>
      <w:r w:rsidR="006609D7" w:rsidRPr="00D47CEF">
        <w:rPr>
          <w:rFonts w:asciiTheme="minorHAnsi" w:hAnsiTheme="minorHAnsi" w:cstheme="minorHAnsi"/>
          <w:smallCaps/>
          <w:lang w:val="fr-FR"/>
        </w:rPr>
        <w:t>Malowist</w:t>
      </w:r>
      <w:r w:rsidR="006609D7" w:rsidRPr="00D47CEF">
        <w:rPr>
          <w:rFonts w:asciiTheme="minorHAnsi" w:hAnsiTheme="minorHAnsi" w:cstheme="minorHAnsi"/>
          <w:lang w:val="fr-FR"/>
        </w:rPr>
        <w:t xml:space="preserve">, M., “Quelques observations sur le commerce de l’or dans le Soudan occidental au Moyen Âge”, </w:t>
      </w:r>
      <w:r w:rsidR="006609D7" w:rsidRPr="00D47CEF">
        <w:rPr>
          <w:rFonts w:asciiTheme="minorHAnsi" w:hAnsiTheme="minorHAnsi" w:cstheme="minorHAnsi"/>
          <w:i/>
          <w:iCs/>
          <w:lang w:val="fr-FR"/>
        </w:rPr>
        <w:t xml:space="preserve">Annales. </w:t>
      </w:r>
      <w:r w:rsidR="006609D7" w:rsidRPr="00DE7296">
        <w:rPr>
          <w:rFonts w:asciiTheme="minorHAnsi" w:hAnsiTheme="minorHAnsi" w:cstheme="minorHAnsi"/>
          <w:i/>
          <w:iCs/>
          <w:lang w:val="en-GB"/>
          <w:rPrChange w:id="91" w:author="HUET Thomas" w:date="2025-03-27T11:28:00Z">
            <w:rPr>
              <w:rFonts w:asciiTheme="minorHAnsi" w:hAnsiTheme="minorHAnsi" w:cstheme="minorHAnsi"/>
              <w:i/>
              <w:iCs/>
              <w:lang w:val="fr-FR"/>
            </w:rPr>
          </w:rPrChange>
        </w:rPr>
        <w:t>Économie, Sociétés, Civilisations</w:t>
      </w:r>
      <w:r w:rsidR="006609D7" w:rsidRPr="00DE7296">
        <w:rPr>
          <w:rFonts w:asciiTheme="minorHAnsi" w:hAnsiTheme="minorHAnsi" w:cstheme="minorHAnsi"/>
          <w:lang w:val="en-GB"/>
          <w:rPrChange w:id="92" w:author="HUET Thomas" w:date="2025-03-27T11:28:00Z">
            <w:rPr>
              <w:rFonts w:asciiTheme="minorHAnsi" w:hAnsiTheme="minorHAnsi" w:cstheme="minorHAnsi"/>
              <w:lang w:val="fr-FR"/>
            </w:rPr>
          </w:rPrChange>
        </w:rPr>
        <w:t xml:space="preserve">, XXV-6, 1970, p. 1630-1636. </w:t>
      </w:r>
    </w:p>
    <w:p w14:paraId="7E927F1B" w14:textId="5AC29499" w:rsidR="00254433" w:rsidRPr="00D47CEF" w:rsidRDefault="00254433" w:rsidP="00D47CEF">
      <w:pPr>
        <w:spacing w:before="0" w:after="20" w:line="240" w:lineRule="auto"/>
        <w:rPr>
          <w:rFonts w:asciiTheme="minorHAnsi" w:hAnsiTheme="minorHAnsi" w:cstheme="minorHAnsi"/>
          <w:lang w:val="en-GB"/>
        </w:rPr>
      </w:pPr>
      <w:r w:rsidRPr="00D47CEF">
        <w:rPr>
          <w:rFonts w:asciiTheme="minorHAnsi" w:hAnsiTheme="minorHAnsi" w:cstheme="minorHAnsi"/>
          <w:lang w:val="en-GB"/>
        </w:rPr>
        <w:t xml:space="preserve">[10] </w:t>
      </w:r>
      <w:r w:rsidRPr="00D47CEF">
        <w:rPr>
          <w:rFonts w:asciiTheme="minorHAnsi" w:hAnsiTheme="minorHAnsi" w:cstheme="minorHAnsi"/>
          <w:smallCaps/>
          <w:lang w:val="en-GB"/>
        </w:rPr>
        <w:t>Mc Cormick</w:t>
      </w:r>
      <w:r w:rsidRPr="00D47CEF">
        <w:rPr>
          <w:rFonts w:asciiTheme="minorHAnsi" w:hAnsiTheme="minorHAnsi" w:cstheme="minorHAnsi"/>
          <w:lang w:val="en-GB"/>
        </w:rPr>
        <w:t xml:space="preserve"> M., Origins of the European Economy, Cambridge, 2001.</w:t>
      </w:r>
    </w:p>
    <w:p w14:paraId="75CB9156" w14:textId="161558BE" w:rsidR="00254433" w:rsidRPr="00D47CEF" w:rsidRDefault="00254433" w:rsidP="00D47CEF">
      <w:pPr>
        <w:spacing w:before="0" w:after="20" w:line="240" w:lineRule="auto"/>
        <w:rPr>
          <w:rFonts w:asciiTheme="minorHAnsi" w:hAnsiTheme="minorHAnsi" w:cstheme="minorHAnsi"/>
          <w:lang w:val="en-GB"/>
        </w:rPr>
      </w:pPr>
      <w:r w:rsidRPr="00D47CEF">
        <w:rPr>
          <w:rFonts w:asciiTheme="minorHAnsi" w:hAnsiTheme="minorHAnsi" w:cstheme="minorHAnsi"/>
          <w:lang w:val="en-GB"/>
        </w:rPr>
        <w:t xml:space="preserve">[11] </w:t>
      </w:r>
      <w:r w:rsidRPr="00D47CEF">
        <w:rPr>
          <w:rFonts w:asciiTheme="minorHAnsi" w:hAnsiTheme="minorHAnsi" w:cstheme="minorHAnsi"/>
          <w:smallCaps/>
          <w:lang w:val="en-GB"/>
        </w:rPr>
        <w:t>Wickham</w:t>
      </w:r>
      <w:r w:rsidRPr="00D47CEF">
        <w:rPr>
          <w:rFonts w:asciiTheme="minorHAnsi" w:hAnsiTheme="minorHAnsi" w:cstheme="minorHAnsi"/>
          <w:lang w:val="en-GB"/>
        </w:rPr>
        <w:t xml:space="preserve"> Chr., Framing the Early Middle Ages. Europe and the Mediterranean, Oxford, 2005. </w:t>
      </w:r>
    </w:p>
    <w:p w14:paraId="4BFA1D9B" w14:textId="15CF8E70" w:rsidR="00254433" w:rsidRPr="00D47CEF" w:rsidRDefault="00254433" w:rsidP="00D47CEF">
      <w:pPr>
        <w:spacing w:before="0" w:after="20" w:line="240" w:lineRule="auto"/>
        <w:rPr>
          <w:rFonts w:asciiTheme="minorHAnsi" w:hAnsiTheme="minorHAnsi" w:cstheme="minorHAnsi"/>
          <w:lang w:val="es-ES"/>
        </w:rPr>
      </w:pPr>
      <w:r w:rsidRPr="00D47CEF">
        <w:rPr>
          <w:rFonts w:asciiTheme="minorHAnsi" w:hAnsiTheme="minorHAnsi" w:cstheme="minorHAnsi"/>
          <w:lang w:val="es-ES"/>
        </w:rPr>
        <w:t xml:space="preserve">[12] </w:t>
      </w:r>
      <w:r w:rsidRPr="00D47CEF">
        <w:rPr>
          <w:rFonts w:asciiTheme="minorHAnsi" w:hAnsiTheme="minorHAnsi" w:cstheme="minorHAnsi"/>
          <w:b/>
          <w:bCs/>
          <w:smallCaps/>
          <w:lang w:val="es-ES"/>
        </w:rPr>
        <w:t>Gasc</w:t>
      </w:r>
      <w:r w:rsidRPr="00D47CEF">
        <w:rPr>
          <w:rFonts w:asciiTheme="minorHAnsi" w:hAnsiTheme="minorHAnsi" w:cstheme="minorHAnsi"/>
          <w:b/>
          <w:bCs/>
          <w:lang w:val="es-ES"/>
        </w:rPr>
        <w:t xml:space="preserve"> S., </w:t>
      </w:r>
      <w:r w:rsidRPr="00D47CEF">
        <w:rPr>
          <w:rFonts w:asciiTheme="minorHAnsi" w:eastAsia="Times New Roman" w:hAnsiTheme="minorHAnsi" w:cstheme="minorHAnsi"/>
          <w:b/>
          <w:bCs/>
          <w:lang w:val="es-ES" w:eastAsia="fr-FR"/>
        </w:rPr>
        <w:t>“</w:t>
      </w:r>
      <w:r w:rsidRPr="00D47CEF">
        <w:rPr>
          <w:rFonts w:asciiTheme="minorHAnsi" w:hAnsiTheme="minorHAnsi" w:cstheme="minorHAnsi"/>
          <w:b/>
          <w:bCs/>
          <w:lang w:val="es-ES_tradnl"/>
        </w:rPr>
        <w:t>La numismática de ambas orillas. Monedas y circulación monetaria en torno al mar de Alborán (finales del VII-XI)</w:t>
      </w:r>
      <w:r w:rsidRPr="00D47CEF">
        <w:rPr>
          <w:rFonts w:asciiTheme="minorHAnsi" w:eastAsia="Times New Roman" w:hAnsiTheme="minorHAnsi" w:cstheme="minorHAnsi"/>
          <w:b/>
          <w:bCs/>
          <w:lang w:val="es-ES" w:eastAsia="fr-FR"/>
        </w:rPr>
        <w:t>”</w:t>
      </w:r>
      <w:r w:rsidRPr="00D47CEF">
        <w:rPr>
          <w:rFonts w:asciiTheme="minorHAnsi" w:hAnsiTheme="minorHAnsi" w:cstheme="minorHAnsi"/>
          <w:b/>
          <w:bCs/>
          <w:lang w:val="es-ES_tradnl"/>
        </w:rPr>
        <w:t xml:space="preserve">, in </w:t>
      </w:r>
      <w:r w:rsidRPr="00D47CEF">
        <w:rPr>
          <w:rFonts w:asciiTheme="minorHAnsi" w:hAnsiTheme="minorHAnsi" w:cstheme="minorHAnsi"/>
          <w:b/>
          <w:bCs/>
          <w:i/>
          <w:lang w:val="es-ES_tradnl"/>
        </w:rPr>
        <w:t>Poblamiento e intercambios en torno al mar de Alborán</w:t>
      </w:r>
      <w:r w:rsidRPr="00D47CEF">
        <w:rPr>
          <w:rFonts w:asciiTheme="minorHAnsi" w:hAnsiTheme="minorHAnsi" w:cstheme="minorHAnsi"/>
          <w:b/>
          <w:bCs/>
          <w:lang w:val="es-ES_tradnl"/>
        </w:rPr>
        <w:t>, B. Sarr (ed.), Granada, 2018, p. 341-359.</w:t>
      </w:r>
    </w:p>
    <w:p w14:paraId="63A63543" w14:textId="198E8524" w:rsidR="001B1C2F" w:rsidRPr="00D47CEF" w:rsidRDefault="001B1C2F" w:rsidP="00D47CEF">
      <w:pPr>
        <w:pStyle w:val="FootnoteText"/>
        <w:rPr>
          <w:rFonts w:asciiTheme="minorHAnsi" w:hAnsiTheme="minorHAnsi" w:cstheme="minorHAnsi"/>
          <w:sz w:val="22"/>
          <w:szCs w:val="22"/>
          <w:lang w:val="es-ES"/>
        </w:rPr>
      </w:pPr>
      <w:r w:rsidRPr="00D47CEF">
        <w:rPr>
          <w:rFonts w:asciiTheme="minorHAnsi" w:hAnsiTheme="minorHAnsi" w:cstheme="minorHAnsi"/>
          <w:sz w:val="22"/>
          <w:szCs w:val="22"/>
          <w:lang w:val="es-ES"/>
        </w:rPr>
        <w:t>[1</w:t>
      </w:r>
      <w:r w:rsidR="008C530F" w:rsidRPr="00D47CEF">
        <w:rPr>
          <w:rFonts w:asciiTheme="minorHAnsi" w:hAnsiTheme="minorHAnsi" w:cstheme="minorHAnsi"/>
          <w:sz w:val="22"/>
          <w:szCs w:val="22"/>
          <w:lang w:val="es-ES"/>
        </w:rPr>
        <w:t>3</w:t>
      </w:r>
      <w:r w:rsidRPr="00D47CEF">
        <w:rPr>
          <w:rFonts w:asciiTheme="minorHAnsi" w:hAnsiTheme="minorHAnsi" w:cstheme="minorHAnsi"/>
          <w:sz w:val="22"/>
          <w:szCs w:val="22"/>
          <w:lang w:val="es-ES"/>
        </w:rPr>
        <w:t xml:space="preserve">] </w:t>
      </w:r>
      <w:r w:rsidRPr="00D47CEF">
        <w:rPr>
          <w:rFonts w:asciiTheme="minorHAnsi" w:hAnsiTheme="minorHAnsi" w:cstheme="minorHAnsi"/>
          <w:smallCaps/>
          <w:sz w:val="22"/>
          <w:szCs w:val="22"/>
          <w:lang w:val="es-ES"/>
        </w:rPr>
        <w:t>Canto García</w:t>
      </w:r>
      <w:r w:rsidRPr="00D47CEF">
        <w:rPr>
          <w:rFonts w:asciiTheme="minorHAnsi" w:hAnsiTheme="minorHAnsi" w:cstheme="minorHAnsi"/>
          <w:sz w:val="22"/>
          <w:szCs w:val="22"/>
          <w:lang w:val="es-ES"/>
        </w:rPr>
        <w:t xml:space="preserve"> A.</w:t>
      </w:r>
      <w:r w:rsidR="00D00E93" w:rsidRPr="00D47CEF">
        <w:rPr>
          <w:rFonts w:asciiTheme="minorHAnsi" w:hAnsiTheme="minorHAnsi" w:cstheme="minorHAnsi"/>
          <w:sz w:val="22"/>
          <w:szCs w:val="22"/>
          <w:lang w:val="es-ES"/>
        </w:rPr>
        <w:t xml:space="preserve"> and</w:t>
      </w:r>
      <w:r w:rsidRPr="00D47CEF">
        <w:rPr>
          <w:rFonts w:asciiTheme="minorHAnsi" w:hAnsiTheme="minorHAnsi" w:cstheme="minorHAnsi"/>
          <w:sz w:val="22"/>
          <w:szCs w:val="22"/>
          <w:lang w:val="es-ES"/>
        </w:rPr>
        <w:t xml:space="preserve"> </w:t>
      </w:r>
      <w:r w:rsidRPr="00D47CEF">
        <w:rPr>
          <w:rFonts w:asciiTheme="minorHAnsi" w:hAnsiTheme="minorHAnsi" w:cstheme="minorHAnsi"/>
          <w:smallCaps/>
          <w:sz w:val="22"/>
          <w:szCs w:val="22"/>
          <w:lang w:val="es-ES"/>
        </w:rPr>
        <w:t>Ibrahim</w:t>
      </w:r>
      <w:r w:rsidRPr="00D47CEF">
        <w:rPr>
          <w:rFonts w:asciiTheme="minorHAnsi" w:hAnsiTheme="minorHAnsi" w:cstheme="minorHAnsi"/>
          <w:sz w:val="22"/>
          <w:szCs w:val="22"/>
          <w:lang w:val="es-ES"/>
        </w:rPr>
        <w:t xml:space="preserve"> T., </w:t>
      </w:r>
      <w:r w:rsidRPr="00D47CEF">
        <w:rPr>
          <w:rFonts w:asciiTheme="minorHAnsi" w:hAnsiTheme="minorHAnsi" w:cstheme="minorHAnsi"/>
          <w:i/>
          <w:iCs/>
          <w:sz w:val="22"/>
          <w:szCs w:val="22"/>
          <w:lang w:val="es-ES"/>
        </w:rPr>
        <w:t>Moneda andalusí. La colección del Museo Casa de la moneda</w:t>
      </w:r>
      <w:r w:rsidRPr="00D47CEF">
        <w:rPr>
          <w:rFonts w:asciiTheme="minorHAnsi" w:hAnsiTheme="minorHAnsi" w:cstheme="minorHAnsi"/>
          <w:sz w:val="22"/>
          <w:szCs w:val="22"/>
          <w:lang w:val="es-ES"/>
        </w:rPr>
        <w:t>, Madrid, 2004.</w:t>
      </w:r>
    </w:p>
    <w:p w14:paraId="7A562660" w14:textId="2889C938" w:rsidR="001B1C2F" w:rsidRPr="00D47CEF" w:rsidRDefault="001B1C2F" w:rsidP="00D47CEF">
      <w:pPr>
        <w:spacing w:before="0" w:after="20" w:line="240" w:lineRule="auto"/>
        <w:rPr>
          <w:rFonts w:asciiTheme="minorHAnsi" w:eastAsia="Times New Roman" w:hAnsiTheme="minorHAnsi" w:cstheme="minorHAnsi"/>
          <w:lang w:val="en-GB" w:eastAsia="fr-FR"/>
        </w:rPr>
      </w:pPr>
      <w:r w:rsidRPr="00D47CEF">
        <w:rPr>
          <w:rFonts w:asciiTheme="minorHAnsi" w:hAnsiTheme="minorHAnsi" w:cstheme="minorHAnsi"/>
          <w:lang w:val="en-GB"/>
        </w:rPr>
        <w:t>[1</w:t>
      </w:r>
      <w:r w:rsidR="008C530F" w:rsidRPr="00D47CEF">
        <w:rPr>
          <w:rFonts w:asciiTheme="minorHAnsi" w:hAnsiTheme="minorHAnsi" w:cstheme="minorHAnsi"/>
          <w:lang w:val="en-GB"/>
        </w:rPr>
        <w:t>4</w:t>
      </w:r>
      <w:r w:rsidRPr="00D47CEF">
        <w:rPr>
          <w:rFonts w:asciiTheme="minorHAnsi" w:hAnsiTheme="minorHAnsi" w:cstheme="minorHAnsi"/>
          <w:lang w:val="en-GB"/>
        </w:rPr>
        <w:t xml:space="preserve">] </w:t>
      </w:r>
      <w:r w:rsidRPr="00D47CEF">
        <w:rPr>
          <w:rFonts w:asciiTheme="minorHAnsi" w:eastAsia="Times New Roman" w:hAnsiTheme="minorHAnsi" w:cstheme="minorHAnsi"/>
          <w:smallCaps/>
          <w:lang w:val="en-GB" w:eastAsia="fr-FR"/>
        </w:rPr>
        <w:t>Gondonneau</w:t>
      </w:r>
      <w:r w:rsidRPr="00D47CEF">
        <w:rPr>
          <w:rFonts w:asciiTheme="minorHAnsi" w:eastAsia="Times New Roman" w:hAnsiTheme="minorHAnsi" w:cstheme="minorHAnsi"/>
          <w:lang w:val="en-GB" w:eastAsia="fr-FR"/>
        </w:rPr>
        <w:t xml:space="preserve"> A.</w:t>
      </w:r>
      <w:r w:rsidR="00D00E93" w:rsidRPr="00D47CEF">
        <w:rPr>
          <w:rFonts w:asciiTheme="minorHAnsi" w:eastAsia="Times New Roman" w:hAnsiTheme="minorHAnsi" w:cstheme="minorHAnsi"/>
          <w:lang w:val="en-GB" w:eastAsia="fr-FR"/>
        </w:rPr>
        <w:t xml:space="preserve"> and</w:t>
      </w:r>
      <w:r w:rsidRPr="00D47CEF">
        <w:rPr>
          <w:rFonts w:asciiTheme="minorHAnsi" w:eastAsia="Times New Roman" w:hAnsiTheme="minorHAnsi" w:cstheme="minorHAnsi"/>
          <w:lang w:val="en-GB" w:eastAsia="fr-FR"/>
        </w:rPr>
        <w:t xml:space="preserve"> </w:t>
      </w:r>
      <w:r w:rsidRPr="00D47CEF">
        <w:rPr>
          <w:rFonts w:asciiTheme="minorHAnsi" w:eastAsia="Times New Roman" w:hAnsiTheme="minorHAnsi" w:cstheme="minorHAnsi"/>
          <w:smallCaps/>
          <w:lang w:val="en-GB" w:eastAsia="fr-FR"/>
        </w:rPr>
        <w:t>Guerra</w:t>
      </w:r>
      <w:r w:rsidRPr="00D47CEF">
        <w:rPr>
          <w:rFonts w:asciiTheme="minorHAnsi" w:eastAsia="Times New Roman" w:hAnsiTheme="minorHAnsi" w:cstheme="minorHAnsi"/>
          <w:lang w:val="en-GB" w:eastAsia="fr-FR"/>
        </w:rPr>
        <w:t xml:space="preserve"> M. F., </w:t>
      </w:r>
      <w:r w:rsidRPr="00D47CEF">
        <w:rPr>
          <w:rFonts w:asciiTheme="minorHAnsi" w:hAnsiTheme="minorHAnsi" w:cstheme="minorHAnsi"/>
          <w:lang w:val="en-GB"/>
        </w:rPr>
        <w:t>“The circulation of precious metals in the Arab Empire: the case of the Near and Middle East</w:t>
      </w:r>
      <w:r w:rsidRPr="00D47CEF">
        <w:rPr>
          <w:rFonts w:asciiTheme="minorHAnsi" w:eastAsia="Times New Roman" w:hAnsiTheme="minorHAnsi" w:cstheme="minorHAnsi"/>
          <w:lang w:val="en-GB" w:eastAsia="fr-FR"/>
        </w:rPr>
        <w:t xml:space="preserve">”, </w:t>
      </w:r>
      <w:r w:rsidRPr="00D47CEF">
        <w:rPr>
          <w:rFonts w:asciiTheme="minorHAnsi" w:eastAsia="Times New Roman" w:hAnsiTheme="minorHAnsi" w:cstheme="minorHAnsi"/>
          <w:i/>
          <w:iCs/>
          <w:lang w:val="en-GB" w:eastAsia="fr-FR"/>
        </w:rPr>
        <w:t>Archaeometry</w:t>
      </w:r>
      <w:r w:rsidRPr="00D47CEF">
        <w:rPr>
          <w:rFonts w:asciiTheme="minorHAnsi" w:eastAsia="Times New Roman" w:hAnsiTheme="minorHAnsi" w:cstheme="minorHAnsi"/>
          <w:lang w:val="en-GB" w:eastAsia="fr-FR"/>
        </w:rPr>
        <w:t>, 44-4, 2002, p. 573-599.</w:t>
      </w:r>
    </w:p>
    <w:p w14:paraId="560B2550" w14:textId="125B7B9D" w:rsidR="001B1C2F" w:rsidRPr="00D47CEF" w:rsidRDefault="001B1C2F" w:rsidP="00D47CEF">
      <w:pPr>
        <w:spacing w:before="0" w:after="20" w:line="240" w:lineRule="auto"/>
        <w:rPr>
          <w:rFonts w:asciiTheme="minorHAnsi" w:hAnsiTheme="minorHAnsi" w:cstheme="minorHAnsi"/>
          <w:lang w:val="fr-FR"/>
        </w:rPr>
      </w:pPr>
      <w:r w:rsidRPr="00D47CEF">
        <w:rPr>
          <w:rFonts w:asciiTheme="minorHAnsi" w:hAnsiTheme="minorHAnsi" w:cstheme="minorHAnsi"/>
          <w:smallCaps/>
          <w:lang w:val="fr-FR"/>
        </w:rPr>
        <w:t>[1</w:t>
      </w:r>
      <w:r w:rsidR="008C530F" w:rsidRPr="00D47CEF">
        <w:rPr>
          <w:rFonts w:asciiTheme="minorHAnsi" w:hAnsiTheme="minorHAnsi" w:cstheme="minorHAnsi"/>
          <w:smallCaps/>
          <w:lang w:val="fr-FR"/>
        </w:rPr>
        <w:t>5</w:t>
      </w:r>
      <w:r w:rsidRPr="00D47CEF">
        <w:rPr>
          <w:rFonts w:asciiTheme="minorHAnsi" w:hAnsiTheme="minorHAnsi" w:cstheme="minorHAnsi"/>
          <w:smallCaps/>
          <w:lang w:val="fr-FR"/>
        </w:rPr>
        <w:t xml:space="preserve">] Guerra </w:t>
      </w:r>
      <w:r w:rsidRPr="00D47CEF">
        <w:rPr>
          <w:rFonts w:asciiTheme="minorHAnsi" w:hAnsiTheme="minorHAnsi" w:cstheme="minorHAnsi"/>
          <w:lang w:val="fr-FR"/>
        </w:rPr>
        <w:t>M</w:t>
      </w:r>
      <w:r w:rsidR="00D00E93" w:rsidRPr="00D47CEF">
        <w:rPr>
          <w:rFonts w:asciiTheme="minorHAnsi" w:hAnsiTheme="minorHAnsi" w:cstheme="minorHAnsi"/>
          <w:vertAlign w:val="superscript"/>
          <w:lang w:val="fr-FR"/>
        </w:rPr>
        <w:t>a</w:t>
      </w:r>
      <w:r w:rsidRPr="00D47CEF">
        <w:rPr>
          <w:rFonts w:asciiTheme="minorHAnsi" w:hAnsiTheme="minorHAnsi" w:cstheme="minorHAnsi"/>
          <w:smallCaps/>
          <w:lang w:val="fr-FR"/>
        </w:rPr>
        <w:t xml:space="preserve"> F., Roux C.</w:t>
      </w:r>
      <w:r w:rsidRPr="00D47CEF">
        <w:rPr>
          <w:rFonts w:asciiTheme="minorHAnsi" w:hAnsiTheme="minorHAnsi" w:cstheme="minorHAnsi"/>
          <w:lang w:val="fr-FR"/>
        </w:rPr>
        <w:t xml:space="preserve"> </w:t>
      </w:r>
      <w:r w:rsidRPr="00D47CEF">
        <w:rPr>
          <w:rFonts w:asciiTheme="minorHAnsi" w:eastAsia="Times New Roman" w:hAnsiTheme="minorHAnsi" w:cstheme="minorHAnsi"/>
          <w:lang w:val="fr-FR" w:eastAsia="fr-FR"/>
        </w:rPr>
        <w:t>“</w:t>
      </w:r>
      <w:r w:rsidRPr="00D47CEF">
        <w:rPr>
          <w:rFonts w:asciiTheme="minorHAnsi" w:hAnsiTheme="minorHAnsi" w:cstheme="minorHAnsi"/>
          <w:lang w:val="fr-FR"/>
        </w:rPr>
        <w:t>L’or de la péninsule ibérique des invasions à la Reconquista. Circulation</w:t>
      </w:r>
      <w:r w:rsidR="007560EB" w:rsidRPr="00D47CEF">
        <w:rPr>
          <w:rFonts w:asciiTheme="minorHAnsi" w:hAnsiTheme="minorHAnsi" w:cstheme="minorHAnsi"/>
          <w:lang w:val="fr-FR"/>
        </w:rPr>
        <w:t xml:space="preserve"> m</w:t>
      </w:r>
      <w:r w:rsidRPr="00D47CEF">
        <w:rPr>
          <w:rFonts w:asciiTheme="minorHAnsi" w:hAnsiTheme="minorHAnsi" w:cstheme="minorHAnsi"/>
          <w:lang w:val="fr-FR"/>
        </w:rPr>
        <w:t>onétaire des Wisigoths aux rois Chrétiens</w:t>
      </w:r>
      <w:r w:rsidRPr="00D47CEF">
        <w:rPr>
          <w:rFonts w:asciiTheme="minorHAnsi" w:eastAsia="Times New Roman" w:hAnsiTheme="minorHAnsi" w:cstheme="minorHAnsi"/>
          <w:lang w:val="fr-FR" w:eastAsia="fr-FR"/>
        </w:rPr>
        <w:t>”</w:t>
      </w:r>
      <w:r w:rsidRPr="00D47CEF">
        <w:rPr>
          <w:rFonts w:asciiTheme="minorHAnsi" w:hAnsiTheme="minorHAnsi" w:cstheme="minorHAnsi"/>
          <w:lang w:val="fr-FR"/>
        </w:rPr>
        <w:t xml:space="preserve">, </w:t>
      </w:r>
      <w:r w:rsidRPr="00D47CEF">
        <w:rPr>
          <w:rFonts w:asciiTheme="minorHAnsi" w:hAnsiTheme="minorHAnsi" w:cstheme="minorHAnsi"/>
          <w:i/>
          <w:lang w:val="fr-FR"/>
        </w:rPr>
        <w:t>Revue d’Archéométrie</w:t>
      </w:r>
      <w:r w:rsidRPr="00D47CEF">
        <w:rPr>
          <w:rFonts w:asciiTheme="minorHAnsi" w:hAnsiTheme="minorHAnsi" w:cstheme="minorHAnsi"/>
          <w:lang w:val="fr-FR"/>
        </w:rPr>
        <w:t>, 26, 2002, p. 219</w:t>
      </w:r>
      <w:r w:rsidRPr="00D47CEF">
        <w:rPr>
          <w:rFonts w:ascii="Cambria Math" w:hAnsi="Cambria Math" w:cs="Cambria Math"/>
          <w:lang w:val="fr-FR"/>
        </w:rPr>
        <w:t>‑</w:t>
      </w:r>
      <w:r w:rsidRPr="00D47CEF">
        <w:rPr>
          <w:rFonts w:asciiTheme="minorHAnsi" w:hAnsiTheme="minorHAnsi" w:cstheme="minorHAnsi"/>
          <w:lang w:val="fr-FR"/>
        </w:rPr>
        <w:t>232.</w:t>
      </w:r>
    </w:p>
    <w:p w14:paraId="274464E3" w14:textId="77777777" w:rsidR="00AD0268" w:rsidRPr="00D47CEF" w:rsidRDefault="00AD0268" w:rsidP="00D47CEF">
      <w:pPr>
        <w:spacing w:before="0" w:after="0" w:line="240" w:lineRule="auto"/>
        <w:rPr>
          <w:rFonts w:asciiTheme="minorHAnsi" w:eastAsia="Times New Roman" w:hAnsiTheme="minorHAnsi" w:cstheme="minorHAnsi"/>
          <w:b/>
          <w:bCs/>
          <w:lang w:val="fr-FR" w:eastAsia="fr-FR"/>
        </w:rPr>
      </w:pPr>
      <w:r w:rsidRPr="00D47CEF">
        <w:rPr>
          <w:rFonts w:asciiTheme="minorHAnsi" w:eastAsia="Times New Roman" w:hAnsiTheme="minorHAnsi" w:cstheme="minorHAnsi"/>
          <w:lang w:val="en-GB" w:eastAsia="fr-FR"/>
        </w:rPr>
        <w:t xml:space="preserve">[16] </w:t>
      </w:r>
      <w:r w:rsidRPr="00D47CEF">
        <w:rPr>
          <w:rFonts w:asciiTheme="minorHAnsi" w:eastAsia="Times New Roman" w:hAnsiTheme="minorHAnsi" w:cstheme="minorHAnsi"/>
          <w:b/>
          <w:bCs/>
          <w:smallCaps/>
          <w:lang w:val="en-GB" w:eastAsia="fr-FR"/>
        </w:rPr>
        <w:t>Jonson</w:t>
      </w:r>
      <w:r w:rsidRPr="00D47CEF">
        <w:rPr>
          <w:rFonts w:asciiTheme="minorHAnsi" w:eastAsia="Times New Roman" w:hAnsiTheme="minorHAnsi" w:cstheme="minorHAnsi"/>
          <w:b/>
          <w:bCs/>
          <w:lang w:val="en-GB" w:eastAsia="fr-FR"/>
        </w:rPr>
        <w:t xml:space="preserve">, T., </w:t>
      </w:r>
      <w:r w:rsidRPr="00D47CEF">
        <w:rPr>
          <w:rFonts w:asciiTheme="minorHAnsi" w:eastAsia="Times New Roman" w:hAnsiTheme="minorHAnsi" w:cstheme="minorHAnsi"/>
          <w:b/>
          <w:bCs/>
          <w:smallCaps/>
          <w:lang w:val="en-GB" w:eastAsia="fr-FR"/>
        </w:rPr>
        <w:t>Blet-Lemarquand</w:t>
      </w:r>
      <w:r w:rsidRPr="00D47CEF">
        <w:rPr>
          <w:rFonts w:asciiTheme="minorHAnsi" w:eastAsia="Times New Roman" w:hAnsiTheme="minorHAnsi" w:cstheme="minorHAnsi"/>
          <w:b/>
          <w:bCs/>
          <w:lang w:val="en-GB" w:eastAsia="fr-FR"/>
        </w:rPr>
        <w:t xml:space="preserve">, M. and </w:t>
      </w:r>
      <w:r w:rsidRPr="00D47CEF">
        <w:rPr>
          <w:rFonts w:asciiTheme="minorHAnsi" w:eastAsia="Times New Roman" w:hAnsiTheme="minorHAnsi" w:cstheme="minorHAnsi"/>
          <w:b/>
          <w:bCs/>
          <w:smallCaps/>
          <w:lang w:val="en-GB" w:eastAsia="fr-FR"/>
        </w:rPr>
        <w:t>Morrisson</w:t>
      </w:r>
      <w:r w:rsidRPr="00D47CEF">
        <w:rPr>
          <w:rFonts w:asciiTheme="minorHAnsi" w:eastAsia="Times New Roman" w:hAnsiTheme="minorHAnsi" w:cstheme="minorHAnsi"/>
          <w:b/>
          <w:bCs/>
          <w:lang w:val="en-GB" w:eastAsia="fr-FR"/>
        </w:rPr>
        <w:t xml:space="preserve">, C. “The Byzantine Mint in Carthage and the Islamic Mint in North Africa. </w:t>
      </w:r>
      <w:r w:rsidRPr="00D47CEF">
        <w:rPr>
          <w:rFonts w:asciiTheme="minorHAnsi" w:eastAsia="Times New Roman" w:hAnsiTheme="minorHAnsi" w:cstheme="minorHAnsi"/>
          <w:b/>
          <w:bCs/>
          <w:lang w:val="fr-FR" w:eastAsia="fr-FR"/>
        </w:rPr>
        <w:t xml:space="preserve">New Metallurgical Findings”, </w:t>
      </w:r>
      <w:r w:rsidRPr="00D47CEF">
        <w:rPr>
          <w:rFonts w:asciiTheme="minorHAnsi" w:eastAsia="Times New Roman" w:hAnsiTheme="minorHAnsi" w:cstheme="minorHAnsi"/>
          <w:b/>
          <w:bCs/>
          <w:i/>
          <w:iCs/>
          <w:lang w:val="fr-FR" w:eastAsia="fr-FR"/>
        </w:rPr>
        <w:t>Revue Numismatique</w:t>
      </w:r>
      <w:r w:rsidRPr="00D47CEF">
        <w:rPr>
          <w:rFonts w:asciiTheme="minorHAnsi" w:eastAsia="Times New Roman" w:hAnsiTheme="minorHAnsi" w:cstheme="minorHAnsi"/>
          <w:b/>
          <w:bCs/>
          <w:lang w:val="fr-FR" w:eastAsia="fr-FR"/>
        </w:rPr>
        <w:t xml:space="preserve"> 6, 655–699 (2014).</w:t>
      </w:r>
    </w:p>
    <w:p w14:paraId="0197FCA6" w14:textId="5D82D88D" w:rsidR="008C530F" w:rsidRPr="00D47CEF" w:rsidRDefault="008C530F" w:rsidP="00D47CEF">
      <w:pPr>
        <w:spacing w:before="0" w:after="0" w:line="240" w:lineRule="auto"/>
        <w:rPr>
          <w:rFonts w:asciiTheme="minorHAnsi" w:eastAsia="Times New Roman" w:hAnsiTheme="minorHAnsi" w:cstheme="minorHAnsi"/>
          <w:lang w:val="fr-FR" w:eastAsia="fr-FR"/>
        </w:rPr>
      </w:pPr>
      <w:r w:rsidRPr="00D47CEF">
        <w:rPr>
          <w:rFonts w:asciiTheme="minorHAnsi" w:hAnsiTheme="minorHAnsi" w:cstheme="minorHAnsi"/>
          <w:lang w:val="fr-FR"/>
        </w:rPr>
        <w:t>[1</w:t>
      </w:r>
      <w:r w:rsidR="00AD0268" w:rsidRPr="00D47CEF">
        <w:rPr>
          <w:rFonts w:asciiTheme="minorHAnsi" w:hAnsiTheme="minorHAnsi" w:cstheme="minorHAnsi"/>
          <w:lang w:val="fr-FR"/>
        </w:rPr>
        <w:t>7</w:t>
      </w:r>
      <w:r w:rsidRPr="00D47CEF">
        <w:rPr>
          <w:rFonts w:asciiTheme="minorHAnsi" w:hAnsiTheme="minorHAnsi" w:cstheme="minorHAnsi"/>
          <w:lang w:val="fr-FR"/>
        </w:rPr>
        <w:t xml:space="preserve">] </w:t>
      </w:r>
      <w:r w:rsidRPr="00D47CEF">
        <w:rPr>
          <w:rFonts w:asciiTheme="minorHAnsi" w:eastAsia="Times New Roman" w:hAnsiTheme="minorHAnsi" w:cstheme="minorHAnsi"/>
          <w:smallCaps/>
          <w:lang w:val="fr-FR" w:eastAsia="fr-FR"/>
        </w:rPr>
        <w:t>Roux</w:t>
      </w:r>
      <w:r w:rsidRPr="00D47CEF">
        <w:rPr>
          <w:rFonts w:asciiTheme="minorHAnsi" w:eastAsia="Times New Roman" w:hAnsiTheme="minorHAnsi" w:cstheme="minorHAnsi"/>
          <w:lang w:val="fr-FR" w:eastAsia="fr-FR"/>
        </w:rPr>
        <w:t xml:space="preserve">, C. and </w:t>
      </w:r>
      <w:r w:rsidRPr="00D47CEF">
        <w:rPr>
          <w:rFonts w:asciiTheme="minorHAnsi" w:eastAsia="Times New Roman" w:hAnsiTheme="minorHAnsi" w:cstheme="minorHAnsi"/>
          <w:smallCaps/>
          <w:lang w:val="fr-FR" w:eastAsia="fr-FR"/>
        </w:rPr>
        <w:t>Guerra</w:t>
      </w:r>
      <w:r w:rsidRPr="00D47CEF">
        <w:rPr>
          <w:rFonts w:asciiTheme="minorHAnsi" w:eastAsia="Times New Roman" w:hAnsiTheme="minorHAnsi" w:cstheme="minorHAnsi"/>
          <w:lang w:val="fr-FR" w:eastAsia="fr-FR"/>
        </w:rPr>
        <w:t>, M</w:t>
      </w:r>
      <w:r w:rsidRPr="00D47CEF">
        <w:rPr>
          <w:rFonts w:asciiTheme="minorHAnsi" w:eastAsia="Times New Roman" w:hAnsiTheme="minorHAnsi" w:cstheme="minorHAnsi"/>
          <w:vertAlign w:val="superscript"/>
          <w:lang w:val="fr-FR" w:eastAsia="fr-FR"/>
        </w:rPr>
        <w:t>a</w:t>
      </w:r>
      <w:r w:rsidRPr="00D47CEF">
        <w:rPr>
          <w:rFonts w:asciiTheme="minorHAnsi" w:eastAsia="Times New Roman" w:hAnsiTheme="minorHAnsi" w:cstheme="minorHAnsi"/>
          <w:lang w:val="fr-FR" w:eastAsia="fr-FR"/>
        </w:rPr>
        <w:t xml:space="preserve"> F., “Les ors de la péninsule Ibérique des Visigots aux Arabes : origine et réutilisation”, Bulletin de la Société française de numismatique, 55, 2000, p. 115-117. </w:t>
      </w:r>
    </w:p>
    <w:p w14:paraId="7CF874EF" w14:textId="1F72C40C" w:rsidR="001B1C2F" w:rsidRPr="00D47CEF" w:rsidRDefault="001B1C2F" w:rsidP="00D47CEF">
      <w:pPr>
        <w:spacing w:before="0" w:after="0" w:line="240" w:lineRule="auto"/>
        <w:rPr>
          <w:rFonts w:asciiTheme="minorHAnsi" w:eastAsia="Times New Roman" w:hAnsiTheme="minorHAnsi" w:cstheme="minorHAnsi"/>
          <w:lang w:val="fr-FR" w:eastAsia="fr-FR"/>
        </w:rPr>
      </w:pPr>
      <w:r w:rsidRPr="00D47CEF">
        <w:rPr>
          <w:rFonts w:asciiTheme="minorHAnsi" w:eastAsia="Times New Roman" w:hAnsiTheme="minorHAnsi" w:cstheme="minorHAnsi"/>
          <w:lang w:val="fr-FR" w:eastAsia="fr-FR"/>
        </w:rPr>
        <w:t>[1</w:t>
      </w:r>
      <w:r w:rsidR="0008708D" w:rsidRPr="00D47CEF">
        <w:rPr>
          <w:rFonts w:asciiTheme="minorHAnsi" w:eastAsia="Times New Roman" w:hAnsiTheme="minorHAnsi" w:cstheme="minorHAnsi"/>
          <w:lang w:val="fr-FR" w:eastAsia="fr-FR"/>
        </w:rPr>
        <w:t>8</w:t>
      </w:r>
      <w:r w:rsidRPr="00D47CEF">
        <w:rPr>
          <w:rFonts w:asciiTheme="minorHAnsi" w:eastAsia="Times New Roman" w:hAnsiTheme="minorHAnsi" w:cstheme="minorHAnsi"/>
          <w:lang w:val="fr-FR" w:eastAsia="fr-FR"/>
        </w:rPr>
        <w:t xml:space="preserve">] </w:t>
      </w:r>
      <w:r w:rsidR="00AC1207" w:rsidRPr="00D47CEF">
        <w:rPr>
          <w:rFonts w:asciiTheme="minorHAnsi" w:eastAsia="Times New Roman" w:hAnsiTheme="minorHAnsi" w:cstheme="minorHAnsi"/>
          <w:smallCaps/>
          <w:lang w:val="fr-FR" w:eastAsia="fr-FR"/>
        </w:rPr>
        <w:t>Gondonneau</w:t>
      </w:r>
      <w:r w:rsidR="00AC1207" w:rsidRPr="00D47CEF">
        <w:rPr>
          <w:rFonts w:asciiTheme="minorHAnsi" w:eastAsia="Times New Roman" w:hAnsiTheme="minorHAnsi" w:cstheme="minorHAnsi"/>
          <w:lang w:val="fr-FR" w:eastAsia="fr-FR"/>
        </w:rPr>
        <w:t xml:space="preserve"> A., </w:t>
      </w:r>
      <w:r w:rsidR="00AC1207" w:rsidRPr="00D47CEF">
        <w:rPr>
          <w:rFonts w:asciiTheme="minorHAnsi" w:eastAsia="Times New Roman" w:hAnsiTheme="minorHAnsi" w:cstheme="minorHAnsi"/>
          <w:smallCaps/>
          <w:lang w:val="fr-FR" w:eastAsia="fr-FR"/>
        </w:rPr>
        <w:t>Roux</w:t>
      </w:r>
      <w:r w:rsidR="00AC1207" w:rsidRPr="00D47CEF">
        <w:rPr>
          <w:rFonts w:asciiTheme="minorHAnsi" w:eastAsia="Times New Roman" w:hAnsiTheme="minorHAnsi" w:cstheme="minorHAnsi"/>
          <w:lang w:val="fr-FR" w:eastAsia="fr-FR"/>
        </w:rPr>
        <w:t xml:space="preserve"> C., </w:t>
      </w:r>
      <w:r w:rsidR="00AC1207" w:rsidRPr="00D47CEF">
        <w:rPr>
          <w:rFonts w:asciiTheme="minorHAnsi" w:eastAsia="Times New Roman" w:hAnsiTheme="minorHAnsi" w:cstheme="minorHAnsi"/>
          <w:smallCaps/>
          <w:lang w:val="fr-FR" w:eastAsia="fr-FR"/>
        </w:rPr>
        <w:t>Guerra</w:t>
      </w:r>
      <w:r w:rsidR="00AC1207" w:rsidRPr="00D47CEF">
        <w:rPr>
          <w:rFonts w:asciiTheme="minorHAnsi" w:eastAsia="Times New Roman" w:hAnsiTheme="minorHAnsi" w:cstheme="minorHAnsi"/>
          <w:lang w:val="fr-FR" w:eastAsia="fr-FR"/>
        </w:rPr>
        <w:t xml:space="preserve"> M</w:t>
      </w:r>
      <w:r w:rsidR="00AC1207" w:rsidRPr="00D47CEF">
        <w:rPr>
          <w:rFonts w:asciiTheme="minorHAnsi" w:eastAsia="Times New Roman" w:hAnsiTheme="minorHAnsi" w:cstheme="minorHAnsi"/>
          <w:vertAlign w:val="superscript"/>
          <w:lang w:val="fr-FR" w:eastAsia="fr-FR"/>
        </w:rPr>
        <w:t>a</w:t>
      </w:r>
      <w:r w:rsidR="00AC1207" w:rsidRPr="00D47CEF">
        <w:rPr>
          <w:rFonts w:asciiTheme="minorHAnsi" w:eastAsia="Times New Roman" w:hAnsiTheme="minorHAnsi" w:cstheme="minorHAnsi"/>
          <w:lang w:val="fr-FR" w:eastAsia="fr-FR"/>
        </w:rPr>
        <w:t xml:space="preserve"> F. and </w:t>
      </w:r>
      <w:r w:rsidR="00AC1207" w:rsidRPr="00D47CEF">
        <w:rPr>
          <w:rFonts w:asciiTheme="minorHAnsi" w:eastAsia="Times New Roman" w:hAnsiTheme="minorHAnsi" w:cstheme="minorHAnsi"/>
          <w:smallCaps/>
          <w:lang w:val="fr-FR" w:eastAsia="fr-FR"/>
        </w:rPr>
        <w:t>Morrisson</w:t>
      </w:r>
      <w:r w:rsidR="00AC1207" w:rsidRPr="00D47CEF">
        <w:rPr>
          <w:rFonts w:asciiTheme="minorHAnsi" w:eastAsia="Times New Roman" w:hAnsiTheme="minorHAnsi" w:cstheme="minorHAnsi"/>
          <w:lang w:val="fr-FR" w:eastAsia="fr-FR"/>
        </w:rPr>
        <w:t xml:space="preserve"> C., “La frappe de la monnaie d’or à l’époque de l’expansion musulmane et les mines de l’Ouest de l’Afrique : l’apport analytique”, </w:t>
      </w:r>
      <w:r w:rsidR="00AC1207" w:rsidRPr="00D47CEF">
        <w:rPr>
          <w:rFonts w:asciiTheme="minorHAnsi" w:eastAsia="Times New Roman" w:hAnsiTheme="minorHAnsi" w:cstheme="minorHAnsi"/>
          <w:i/>
          <w:iCs/>
          <w:lang w:val="fr-FR" w:eastAsia="fr-FR"/>
        </w:rPr>
        <w:t>Proceedings of the XII International Numismatic Congress</w:t>
      </w:r>
      <w:r w:rsidR="00AC1207" w:rsidRPr="00D47CEF">
        <w:rPr>
          <w:rFonts w:asciiTheme="minorHAnsi" w:eastAsia="Times New Roman" w:hAnsiTheme="minorHAnsi" w:cstheme="minorHAnsi"/>
          <w:lang w:val="fr-FR" w:eastAsia="fr-FR"/>
        </w:rPr>
        <w:t xml:space="preserve">, Berlin, 2000, p. 1264-1274. </w:t>
      </w:r>
    </w:p>
    <w:p w14:paraId="62AAF77F" w14:textId="577CA60D" w:rsidR="001B1C2F" w:rsidRPr="00D47CEF" w:rsidRDefault="001B1C2F" w:rsidP="00D47CEF">
      <w:pPr>
        <w:spacing w:before="0" w:after="0" w:line="240" w:lineRule="auto"/>
        <w:rPr>
          <w:rFonts w:asciiTheme="minorHAnsi" w:eastAsia="Times New Roman" w:hAnsiTheme="minorHAnsi" w:cstheme="minorHAnsi"/>
          <w:lang w:val="en-GB" w:eastAsia="fr-FR"/>
        </w:rPr>
      </w:pPr>
      <w:r w:rsidRPr="00D47CEF">
        <w:rPr>
          <w:rFonts w:asciiTheme="minorHAnsi" w:eastAsia="Times New Roman" w:hAnsiTheme="minorHAnsi" w:cstheme="minorHAnsi"/>
          <w:lang w:val="en-GB" w:eastAsia="fr-FR"/>
        </w:rPr>
        <w:t>[1</w:t>
      </w:r>
      <w:r w:rsidR="0008708D" w:rsidRPr="00D47CEF">
        <w:rPr>
          <w:rFonts w:asciiTheme="minorHAnsi" w:eastAsia="Times New Roman" w:hAnsiTheme="minorHAnsi" w:cstheme="minorHAnsi"/>
          <w:lang w:val="en-GB" w:eastAsia="fr-FR"/>
        </w:rPr>
        <w:t>9</w:t>
      </w:r>
      <w:r w:rsidRPr="00D47CEF">
        <w:rPr>
          <w:rFonts w:asciiTheme="minorHAnsi" w:eastAsia="Times New Roman" w:hAnsiTheme="minorHAnsi" w:cstheme="minorHAnsi"/>
          <w:lang w:val="en-GB" w:eastAsia="fr-FR"/>
        </w:rPr>
        <w:t xml:space="preserve">] </w:t>
      </w:r>
      <w:r w:rsidR="0008708D" w:rsidRPr="00D47CEF">
        <w:rPr>
          <w:rFonts w:asciiTheme="minorHAnsi" w:eastAsia="Times New Roman" w:hAnsiTheme="minorHAnsi" w:cstheme="minorHAnsi"/>
          <w:highlight w:val="yellow"/>
          <w:lang w:val="en-GB" w:eastAsia="fr-FR"/>
        </w:rPr>
        <w:t xml:space="preserve">Réf. </w:t>
      </w:r>
      <w:r w:rsidRPr="00D47CEF">
        <w:rPr>
          <w:rFonts w:asciiTheme="minorHAnsi" w:eastAsia="Times New Roman" w:hAnsiTheme="minorHAnsi" w:cstheme="minorHAnsi"/>
          <w:highlight w:val="yellow"/>
          <w:lang w:val="en-GB" w:eastAsia="fr-FR"/>
        </w:rPr>
        <w:t>Mines idrissides</w:t>
      </w:r>
    </w:p>
    <w:p w14:paraId="53E5BAF2" w14:textId="213EC106" w:rsidR="001B1C2F" w:rsidRPr="00D47CEF" w:rsidRDefault="001B1C2F" w:rsidP="00D47CEF">
      <w:pPr>
        <w:spacing w:before="0" w:after="0" w:line="240" w:lineRule="auto"/>
        <w:rPr>
          <w:rFonts w:asciiTheme="minorHAnsi" w:eastAsia="Times New Roman" w:hAnsiTheme="minorHAnsi" w:cstheme="minorHAnsi"/>
          <w:lang w:val="en-GB" w:eastAsia="fr-FR"/>
        </w:rPr>
      </w:pPr>
      <w:r w:rsidRPr="00D47CEF">
        <w:rPr>
          <w:rFonts w:asciiTheme="minorHAnsi" w:eastAsia="Times New Roman" w:hAnsiTheme="minorHAnsi" w:cstheme="minorHAnsi"/>
          <w:lang w:val="en-GB" w:eastAsia="fr-FR"/>
        </w:rPr>
        <w:t>[</w:t>
      </w:r>
      <w:r w:rsidR="0008708D" w:rsidRPr="00D47CEF">
        <w:rPr>
          <w:rFonts w:asciiTheme="minorHAnsi" w:eastAsia="Times New Roman" w:hAnsiTheme="minorHAnsi" w:cstheme="minorHAnsi"/>
          <w:lang w:val="en-GB" w:eastAsia="fr-FR"/>
        </w:rPr>
        <w:t>20</w:t>
      </w:r>
      <w:r w:rsidRPr="00D47CEF">
        <w:rPr>
          <w:rFonts w:asciiTheme="minorHAnsi" w:eastAsia="Times New Roman" w:hAnsiTheme="minorHAnsi" w:cstheme="minorHAnsi"/>
          <w:lang w:val="en-GB" w:eastAsia="fr-FR"/>
        </w:rPr>
        <w:t>]</w:t>
      </w:r>
      <w:r w:rsidRPr="00D47CEF">
        <w:rPr>
          <w:rFonts w:asciiTheme="minorHAnsi" w:eastAsia="Times New Roman" w:hAnsiTheme="minorHAnsi" w:cstheme="minorHAnsi"/>
          <w:smallCaps/>
          <w:lang w:val="en-GB" w:eastAsia="fr-FR"/>
        </w:rPr>
        <w:t xml:space="preserve"> Noonan</w:t>
      </w:r>
      <w:r w:rsidRPr="00D47CEF">
        <w:rPr>
          <w:rFonts w:asciiTheme="minorHAnsi" w:eastAsia="Times New Roman" w:hAnsiTheme="minorHAnsi" w:cstheme="minorHAnsi"/>
          <w:lang w:val="en-GB" w:eastAsia="fr-FR"/>
        </w:rPr>
        <w:t xml:space="preserve"> T. S., “The Start of the Silver Crisis in Islam: A Comparative Study of Central Asia and the Iberian Peninsula”, in </w:t>
      </w:r>
      <w:r w:rsidRPr="00D47CEF">
        <w:rPr>
          <w:rFonts w:asciiTheme="minorHAnsi" w:eastAsia="Times New Roman" w:hAnsiTheme="minorHAnsi" w:cstheme="minorHAnsi"/>
          <w:i/>
          <w:lang w:val="en-GB" w:eastAsia="fr-FR"/>
        </w:rPr>
        <w:t>Problems of medieval coinage in the Iberian area</w:t>
      </w:r>
      <w:r w:rsidRPr="00D47CEF">
        <w:rPr>
          <w:rFonts w:asciiTheme="minorHAnsi" w:eastAsia="Times New Roman" w:hAnsiTheme="minorHAnsi" w:cstheme="minorHAnsi"/>
          <w:lang w:val="en-GB" w:eastAsia="fr-FR"/>
        </w:rPr>
        <w:t>, M. G. Marques and D. M. Metcalf (eds.), Santarem, 1988, p. 119</w:t>
      </w:r>
      <w:r w:rsidRPr="00D47CEF">
        <w:rPr>
          <w:rFonts w:ascii="Cambria Math" w:eastAsia="Times New Roman" w:hAnsi="Cambria Math" w:cs="Cambria Math"/>
          <w:lang w:val="en-GB" w:eastAsia="fr-FR"/>
        </w:rPr>
        <w:t>‑</w:t>
      </w:r>
      <w:r w:rsidRPr="00D47CEF">
        <w:rPr>
          <w:rFonts w:asciiTheme="minorHAnsi" w:eastAsia="Times New Roman" w:hAnsiTheme="minorHAnsi" w:cstheme="minorHAnsi"/>
          <w:lang w:val="en-GB" w:eastAsia="fr-FR"/>
        </w:rPr>
        <w:t>144.</w:t>
      </w:r>
    </w:p>
    <w:p w14:paraId="2F41C0C3" w14:textId="29185E78" w:rsidR="001B1C2F" w:rsidRPr="00D47CEF" w:rsidRDefault="001B1C2F" w:rsidP="00D47CEF">
      <w:pPr>
        <w:spacing w:before="0" w:after="0" w:line="240" w:lineRule="auto"/>
        <w:rPr>
          <w:rFonts w:asciiTheme="minorHAnsi" w:eastAsia="Times New Roman" w:hAnsiTheme="minorHAnsi" w:cstheme="minorHAnsi"/>
          <w:lang w:val="en-GB" w:eastAsia="fr-FR"/>
        </w:rPr>
      </w:pPr>
      <w:r w:rsidRPr="00D47CEF">
        <w:rPr>
          <w:rFonts w:asciiTheme="minorHAnsi" w:eastAsia="Times New Roman" w:hAnsiTheme="minorHAnsi" w:cstheme="minorHAnsi"/>
          <w:lang w:val="en-GB" w:eastAsia="fr-FR"/>
        </w:rPr>
        <w:t>[</w:t>
      </w:r>
      <w:r w:rsidR="0008708D" w:rsidRPr="00D47CEF">
        <w:rPr>
          <w:rFonts w:asciiTheme="minorHAnsi" w:eastAsia="Times New Roman" w:hAnsiTheme="minorHAnsi" w:cstheme="minorHAnsi"/>
          <w:lang w:val="en-GB" w:eastAsia="fr-FR"/>
        </w:rPr>
        <w:t>21</w:t>
      </w:r>
      <w:r w:rsidRPr="00D47CEF">
        <w:rPr>
          <w:rFonts w:asciiTheme="minorHAnsi" w:eastAsia="Times New Roman" w:hAnsiTheme="minorHAnsi" w:cstheme="minorHAnsi"/>
          <w:lang w:val="en-GB" w:eastAsia="fr-FR"/>
        </w:rPr>
        <w:t xml:space="preserve">] </w:t>
      </w:r>
      <w:r w:rsidRPr="00D47CEF">
        <w:rPr>
          <w:rFonts w:asciiTheme="minorHAnsi" w:eastAsia="Times New Roman" w:hAnsiTheme="minorHAnsi" w:cstheme="minorHAnsi"/>
          <w:smallCaps/>
          <w:lang w:val="en-GB" w:eastAsia="fr-FR"/>
        </w:rPr>
        <w:t>Watson</w:t>
      </w:r>
      <w:r w:rsidRPr="00D47CEF">
        <w:rPr>
          <w:rFonts w:asciiTheme="minorHAnsi" w:eastAsia="Times New Roman" w:hAnsiTheme="minorHAnsi" w:cstheme="minorHAnsi"/>
          <w:lang w:val="en-GB" w:eastAsia="fr-FR"/>
        </w:rPr>
        <w:t xml:space="preserve"> A. W., “Back to gold – and silver”, </w:t>
      </w:r>
      <w:r w:rsidRPr="00D47CEF">
        <w:rPr>
          <w:rFonts w:asciiTheme="minorHAnsi" w:eastAsia="Times New Roman" w:hAnsiTheme="minorHAnsi" w:cstheme="minorHAnsi"/>
          <w:i/>
          <w:iCs/>
          <w:lang w:val="en-GB" w:eastAsia="fr-FR"/>
        </w:rPr>
        <w:t>The Economic History Review</w:t>
      </w:r>
      <w:r w:rsidRPr="00D47CEF">
        <w:rPr>
          <w:rFonts w:asciiTheme="minorHAnsi" w:eastAsia="Times New Roman" w:hAnsiTheme="minorHAnsi" w:cstheme="minorHAnsi"/>
          <w:lang w:val="en-GB" w:eastAsia="fr-FR"/>
        </w:rPr>
        <w:t xml:space="preserve">, II-20, 1967, p. </w:t>
      </w:r>
      <w:r w:rsidRPr="00D47CEF">
        <w:rPr>
          <w:rFonts w:asciiTheme="minorHAnsi" w:eastAsia="Times New Roman" w:hAnsiTheme="minorHAnsi" w:cstheme="minorHAnsi"/>
          <w:highlight w:val="yellow"/>
          <w:lang w:val="en-GB" w:eastAsia="fr-FR"/>
        </w:rPr>
        <w:t>…</w:t>
      </w:r>
    </w:p>
    <w:p w14:paraId="088CD36F" w14:textId="28F05121" w:rsidR="001B1C2F" w:rsidRPr="00D47CEF" w:rsidRDefault="001B1C2F" w:rsidP="00D47CEF">
      <w:pPr>
        <w:spacing w:before="0" w:after="0" w:line="240" w:lineRule="auto"/>
        <w:rPr>
          <w:rFonts w:asciiTheme="minorHAnsi" w:eastAsia="Times New Roman" w:hAnsiTheme="minorHAnsi" w:cstheme="minorHAnsi"/>
          <w:lang w:val="es-ES" w:eastAsia="fr-FR"/>
        </w:rPr>
      </w:pPr>
      <w:r w:rsidRPr="00D47CEF">
        <w:rPr>
          <w:rFonts w:asciiTheme="minorHAnsi" w:eastAsia="Times New Roman" w:hAnsiTheme="minorHAnsi" w:cstheme="minorHAnsi"/>
          <w:lang w:val="es-ES" w:eastAsia="fr-FR"/>
        </w:rPr>
        <w:t>[</w:t>
      </w:r>
      <w:r w:rsidR="0008708D" w:rsidRPr="00D47CEF">
        <w:rPr>
          <w:rFonts w:asciiTheme="minorHAnsi" w:eastAsia="Times New Roman" w:hAnsiTheme="minorHAnsi" w:cstheme="minorHAnsi"/>
          <w:lang w:val="es-ES" w:eastAsia="fr-FR"/>
        </w:rPr>
        <w:t>22</w:t>
      </w:r>
      <w:r w:rsidRPr="00D47CEF">
        <w:rPr>
          <w:rFonts w:asciiTheme="minorHAnsi" w:eastAsia="Times New Roman" w:hAnsiTheme="minorHAnsi" w:cstheme="minorHAnsi"/>
          <w:lang w:val="es-ES" w:eastAsia="fr-FR"/>
        </w:rPr>
        <w:t xml:space="preserve">] </w:t>
      </w:r>
      <w:r w:rsidR="00085A6D" w:rsidRPr="00D47CEF">
        <w:rPr>
          <w:rFonts w:asciiTheme="minorHAnsi" w:hAnsiTheme="minorHAnsi" w:cstheme="minorHAnsi"/>
          <w:smallCaps/>
          <w:lang w:val="es-ES_tradnl"/>
        </w:rPr>
        <w:t>Balaguer</w:t>
      </w:r>
      <w:r w:rsidR="00085A6D" w:rsidRPr="00D47CEF">
        <w:rPr>
          <w:rFonts w:asciiTheme="minorHAnsi" w:hAnsiTheme="minorHAnsi" w:cstheme="minorHAnsi"/>
          <w:lang w:val="es-ES_tradnl"/>
        </w:rPr>
        <w:t xml:space="preserve"> A. M</w:t>
      </w:r>
      <w:r w:rsidR="00085A6D" w:rsidRPr="00D47CEF">
        <w:rPr>
          <w:rFonts w:asciiTheme="minorHAnsi" w:hAnsiTheme="minorHAnsi" w:cstheme="minorHAnsi"/>
          <w:vertAlign w:val="superscript"/>
          <w:lang w:val="es-ES_tradnl"/>
        </w:rPr>
        <w:t>a</w:t>
      </w:r>
      <w:r w:rsidR="00085A6D" w:rsidRPr="00D47CEF">
        <w:rPr>
          <w:rFonts w:asciiTheme="minorHAnsi" w:hAnsiTheme="minorHAnsi" w:cstheme="minorHAnsi"/>
          <w:lang w:val="es-ES_tradnl"/>
        </w:rPr>
        <w:t xml:space="preserve">, </w:t>
      </w:r>
      <w:r w:rsidR="00085A6D" w:rsidRPr="00D47CEF">
        <w:rPr>
          <w:rFonts w:asciiTheme="minorHAnsi" w:hAnsiTheme="minorHAnsi" w:cstheme="minorHAnsi"/>
          <w:i/>
          <w:lang w:val="es-ES_tradnl"/>
        </w:rPr>
        <w:t>Història de la moneda dels comtats catalans</w:t>
      </w:r>
      <w:r w:rsidR="00085A6D" w:rsidRPr="00D47CEF">
        <w:rPr>
          <w:rFonts w:asciiTheme="minorHAnsi" w:hAnsiTheme="minorHAnsi" w:cstheme="minorHAnsi"/>
          <w:lang w:val="es-ES_tradnl"/>
        </w:rPr>
        <w:t>, Barcelona, 1999.</w:t>
      </w:r>
    </w:p>
    <w:p w14:paraId="1D97ED98" w14:textId="52FB15DE" w:rsidR="001B1C2F" w:rsidRPr="00D47CEF" w:rsidRDefault="001B1C2F" w:rsidP="00D47CEF">
      <w:pPr>
        <w:spacing w:before="0" w:after="0" w:line="240" w:lineRule="auto"/>
        <w:rPr>
          <w:rFonts w:asciiTheme="minorHAnsi" w:eastAsia="Times New Roman" w:hAnsiTheme="minorHAnsi" w:cstheme="minorHAnsi"/>
          <w:lang w:val="es-ES" w:eastAsia="fr-FR"/>
        </w:rPr>
      </w:pPr>
      <w:r w:rsidRPr="00D47CEF">
        <w:rPr>
          <w:rFonts w:asciiTheme="minorHAnsi" w:eastAsia="Times New Roman" w:hAnsiTheme="minorHAnsi" w:cstheme="minorHAnsi"/>
          <w:lang w:val="es-ES" w:eastAsia="fr-FR"/>
        </w:rPr>
        <w:t>[2</w:t>
      </w:r>
      <w:r w:rsidR="00085A6D" w:rsidRPr="00D47CEF">
        <w:rPr>
          <w:rFonts w:asciiTheme="minorHAnsi" w:eastAsia="Times New Roman" w:hAnsiTheme="minorHAnsi" w:cstheme="minorHAnsi"/>
          <w:lang w:val="es-ES" w:eastAsia="fr-FR"/>
        </w:rPr>
        <w:t>3</w:t>
      </w:r>
      <w:r w:rsidRPr="00D47CEF">
        <w:rPr>
          <w:rFonts w:asciiTheme="minorHAnsi" w:eastAsia="Times New Roman" w:hAnsiTheme="minorHAnsi" w:cstheme="minorHAnsi"/>
          <w:lang w:val="es-ES" w:eastAsia="fr-FR"/>
        </w:rPr>
        <w:t xml:space="preserve">] </w:t>
      </w:r>
      <w:r w:rsidR="00085A6D" w:rsidRPr="00D47CEF">
        <w:rPr>
          <w:rFonts w:asciiTheme="minorHAnsi" w:eastAsia="Times New Roman" w:hAnsiTheme="minorHAnsi" w:cstheme="minorHAnsi"/>
          <w:smallCaps/>
          <w:lang w:val="es-ES" w:eastAsia="fr-FR"/>
        </w:rPr>
        <w:t>Vives Escudero</w:t>
      </w:r>
      <w:r w:rsidR="00085A6D" w:rsidRPr="00D47CEF">
        <w:rPr>
          <w:rFonts w:asciiTheme="minorHAnsi" w:eastAsia="Times New Roman" w:hAnsiTheme="minorHAnsi" w:cstheme="minorHAnsi"/>
          <w:lang w:val="es-ES" w:eastAsia="fr-FR"/>
        </w:rPr>
        <w:t xml:space="preserve"> A., </w:t>
      </w:r>
      <w:r w:rsidR="00085A6D" w:rsidRPr="00D47CEF">
        <w:rPr>
          <w:rFonts w:asciiTheme="minorHAnsi" w:eastAsia="Times New Roman" w:hAnsiTheme="minorHAnsi" w:cstheme="minorHAnsi"/>
          <w:i/>
          <w:iCs/>
          <w:lang w:val="es-ES" w:eastAsia="fr-FR"/>
        </w:rPr>
        <w:t>Monedas de las dinastías Arábigo-españolas</w:t>
      </w:r>
      <w:r w:rsidR="00085A6D" w:rsidRPr="00D47CEF">
        <w:rPr>
          <w:rFonts w:asciiTheme="minorHAnsi" w:eastAsia="Times New Roman" w:hAnsiTheme="minorHAnsi" w:cstheme="minorHAnsi"/>
          <w:lang w:val="es-ES" w:eastAsia="fr-FR"/>
        </w:rPr>
        <w:t xml:space="preserve">, Madrid, 1893. </w:t>
      </w:r>
    </w:p>
    <w:p w14:paraId="68829065" w14:textId="5DEFA4A2" w:rsidR="001B1C2F" w:rsidRPr="00D47CEF" w:rsidRDefault="001B1C2F" w:rsidP="00D47CEF">
      <w:pPr>
        <w:spacing w:before="0" w:after="0" w:line="240" w:lineRule="auto"/>
        <w:rPr>
          <w:rFonts w:asciiTheme="minorHAnsi" w:hAnsiTheme="minorHAnsi" w:cstheme="minorHAnsi"/>
          <w:lang w:val="fr-FR"/>
        </w:rPr>
      </w:pPr>
      <w:r w:rsidRPr="00D47CEF">
        <w:rPr>
          <w:rFonts w:asciiTheme="minorHAnsi" w:eastAsia="Times New Roman" w:hAnsiTheme="minorHAnsi" w:cstheme="minorHAnsi"/>
          <w:lang w:val="fr-FR" w:eastAsia="fr-FR"/>
        </w:rPr>
        <w:t>[2</w:t>
      </w:r>
      <w:r w:rsidR="00085A6D" w:rsidRPr="00D47CEF">
        <w:rPr>
          <w:rFonts w:asciiTheme="minorHAnsi" w:eastAsia="Times New Roman" w:hAnsiTheme="minorHAnsi" w:cstheme="minorHAnsi"/>
          <w:lang w:val="fr-FR" w:eastAsia="fr-FR"/>
        </w:rPr>
        <w:t>4</w:t>
      </w:r>
      <w:r w:rsidRPr="00D47CEF">
        <w:rPr>
          <w:rFonts w:asciiTheme="minorHAnsi" w:eastAsia="Times New Roman" w:hAnsiTheme="minorHAnsi" w:cstheme="minorHAnsi"/>
          <w:lang w:val="fr-FR" w:eastAsia="fr-FR"/>
        </w:rPr>
        <w:t xml:space="preserve">] </w:t>
      </w:r>
      <w:r w:rsidRPr="00D47CEF">
        <w:rPr>
          <w:rFonts w:asciiTheme="minorHAnsi" w:hAnsiTheme="minorHAnsi" w:cstheme="minorHAnsi"/>
          <w:smallCaps/>
          <w:lang w:val="fr-FR"/>
        </w:rPr>
        <w:t>Baud</w:t>
      </w:r>
      <w:r w:rsidR="00085A6D" w:rsidRPr="00D47CEF">
        <w:rPr>
          <w:rFonts w:asciiTheme="minorHAnsi" w:hAnsiTheme="minorHAnsi" w:cstheme="minorHAnsi"/>
          <w:smallCaps/>
          <w:lang w:val="fr-FR"/>
        </w:rPr>
        <w:t xml:space="preserve"> A.</w:t>
      </w:r>
      <w:r w:rsidRPr="00D47CEF">
        <w:rPr>
          <w:rFonts w:asciiTheme="minorHAnsi" w:hAnsiTheme="minorHAnsi" w:cstheme="minorHAnsi"/>
          <w:lang w:val="fr-FR"/>
        </w:rPr>
        <w:t xml:space="preserve">, </w:t>
      </w:r>
      <w:r w:rsidRPr="00D47CEF">
        <w:rPr>
          <w:rFonts w:asciiTheme="minorHAnsi" w:hAnsiTheme="minorHAnsi" w:cstheme="minorHAnsi"/>
          <w:smallCaps/>
          <w:lang w:val="fr-FR"/>
        </w:rPr>
        <w:t>Flammin</w:t>
      </w:r>
      <w:r w:rsidR="00085A6D" w:rsidRPr="00D47CEF">
        <w:rPr>
          <w:rFonts w:asciiTheme="minorHAnsi" w:hAnsiTheme="minorHAnsi" w:cstheme="minorHAnsi"/>
          <w:smallCaps/>
          <w:lang w:val="fr-FR"/>
        </w:rPr>
        <w:t xml:space="preserve"> A. </w:t>
      </w:r>
      <w:r w:rsidR="00085A6D" w:rsidRPr="00D47CEF">
        <w:rPr>
          <w:rFonts w:asciiTheme="minorHAnsi" w:hAnsiTheme="minorHAnsi" w:cstheme="minorHAnsi"/>
          <w:lang w:val="fr-FR"/>
        </w:rPr>
        <w:t>and</w:t>
      </w:r>
      <w:r w:rsidR="00085A6D" w:rsidRPr="00D47CEF">
        <w:rPr>
          <w:rFonts w:asciiTheme="minorHAnsi" w:hAnsiTheme="minorHAnsi" w:cstheme="minorHAnsi"/>
          <w:smallCaps/>
          <w:lang w:val="fr-FR"/>
        </w:rPr>
        <w:t xml:space="preserve"> </w:t>
      </w:r>
      <w:r w:rsidRPr="00D47CEF">
        <w:rPr>
          <w:rFonts w:asciiTheme="minorHAnsi" w:hAnsiTheme="minorHAnsi" w:cstheme="minorHAnsi"/>
          <w:smallCaps/>
          <w:lang w:val="fr-FR"/>
        </w:rPr>
        <w:t>Borrel</w:t>
      </w:r>
      <w:r w:rsidR="00085A6D" w:rsidRPr="00D47CEF">
        <w:rPr>
          <w:rFonts w:asciiTheme="minorHAnsi" w:hAnsiTheme="minorHAnsi" w:cstheme="minorHAnsi"/>
          <w:smallCaps/>
          <w:lang w:val="fr-FR"/>
        </w:rPr>
        <w:t xml:space="preserve"> V.</w:t>
      </w:r>
      <w:r w:rsidRPr="00D47CEF">
        <w:rPr>
          <w:rFonts w:asciiTheme="minorHAnsi" w:hAnsiTheme="minorHAnsi" w:cstheme="minorHAnsi"/>
          <w:lang w:val="fr-FR"/>
        </w:rPr>
        <w:t xml:space="preserve">, </w:t>
      </w:r>
      <w:r w:rsidR="00D00E93" w:rsidRPr="00D47CEF">
        <w:rPr>
          <w:rFonts w:asciiTheme="minorHAnsi" w:eastAsia="Times New Roman" w:hAnsiTheme="minorHAnsi" w:cstheme="minorHAnsi"/>
          <w:lang w:val="fr-FR" w:eastAsia="fr-FR"/>
        </w:rPr>
        <w:t>“</w:t>
      </w:r>
      <w:r w:rsidRPr="00D47CEF">
        <w:rPr>
          <w:rFonts w:asciiTheme="minorHAnsi" w:hAnsiTheme="minorHAnsi" w:cstheme="minorHAnsi"/>
          <w:lang w:val="fr-FR"/>
        </w:rPr>
        <w:t>La découverte du trésor de Cluny. Premiers résultats et perspectives de recherche</w:t>
      </w:r>
      <w:r w:rsidR="00D00E93" w:rsidRPr="00D47CEF">
        <w:rPr>
          <w:rFonts w:asciiTheme="minorHAnsi" w:eastAsia="Times New Roman" w:hAnsiTheme="minorHAnsi" w:cstheme="minorHAnsi"/>
          <w:lang w:val="fr-FR" w:eastAsia="fr-FR"/>
        </w:rPr>
        <w:t>”</w:t>
      </w:r>
      <w:r w:rsidRPr="00D47CEF">
        <w:rPr>
          <w:rFonts w:asciiTheme="minorHAnsi" w:hAnsiTheme="minorHAnsi" w:cstheme="minorHAnsi"/>
          <w:lang w:val="fr-FR"/>
        </w:rPr>
        <w:t xml:space="preserve">, </w:t>
      </w:r>
      <w:r w:rsidRPr="00D47CEF">
        <w:rPr>
          <w:rFonts w:asciiTheme="minorHAnsi" w:hAnsiTheme="minorHAnsi" w:cstheme="minorHAnsi"/>
          <w:i/>
          <w:iCs/>
          <w:lang w:val="fr-FR"/>
        </w:rPr>
        <w:t>Bulletin du Centre d’Études Médiévales</w:t>
      </w:r>
      <w:r w:rsidRPr="00D47CEF">
        <w:rPr>
          <w:rFonts w:asciiTheme="minorHAnsi" w:hAnsiTheme="minorHAnsi" w:cstheme="minorHAnsi"/>
          <w:lang w:val="fr-FR"/>
        </w:rPr>
        <w:t>, 22.1, 2018</w:t>
      </w:r>
    </w:p>
    <w:p w14:paraId="73EA6B06" w14:textId="79630341" w:rsidR="001B1C2F" w:rsidRPr="00D47CEF" w:rsidRDefault="001B1C2F" w:rsidP="00D47CEF">
      <w:pPr>
        <w:spacing w:before="0" w:after="0" w:line="240" w:lineRule="auto"/>
        <w:rPr>
          <w:rFonts w:asciiTheme="minorHAnsi" w:eastAsia="Times New Roman" w:hAnsiTheme="minorHAnsi" w:cstheme="minorHAnsi"/>
          <w:b/>
          <w:bCs/>
          <w:lang w:val="en-GB" w:eastAsia="fr-FR"/>
        </w:rPr>
      </w:pPr>
      <w:r w:rsidRPr="00D47CEF">
        <w:rPr>
          <w:rFonts w:asciiTheme="minorHAnsi" w:hAnsiTheme="minorHAnsi" w:cstheme="minorHAnsi"/>
          <w:lang w:val="en-GB"/>
        </w:rPr>
        <w:t>[2</w:t>
      </w:r>
      <w:r w:rsidR="00085A6D" w:rsidRPr="00D47CEF">
        <w:rPr>
          <w:rFonts w:asciiTheme="minorHAnsi" w:hAnsiTheme="minorHAnsi" w:cstheme="minorHAnsi"/>
          <w:lang w:val="en-GB"/>
        </w:rPr>
        <w:t>5</w:t>
      </w:r>
      <w:r w:rsidRPr="00D47CEF">
        <w:rPr>
          <w:rFonts w:asciiTheme="minorHAnsi" w:hAnsiTheme="minorHAnsi" w:cstheme="minorHAnsi"/>
          <w:lang w:val="en-GB"/>
        </w:rPr>
        <w:t xml:space="preserve">] </w:t>
      </w:r>
      <w:r w:rsidRPr="00D47CEF">
        <w:rPr>
          <w:rFonts w:asciiTheme="minorHAnsi" w:eastAsia="Times New Roman" w:hAnsiTheme="minorHAnsi" w:cstheme="minorHAnsi"/>
          <w:b/>
          <w:bCs/>
          <w:smallCaps/>
          <w:lang w:val="en-GB" w:eastAsia="fr-FR"/>
        </w:rPr>
        <w:t>Blet-Lemarquand</w:t>
      </w:r>
      <w:r w:rsidRPr="00D47CEF">
        <w:rPr>
          <w:rFonts w:asciiTheme="minorHAnsi" w:eastAsia="Times New Roman" w:hAnsiTheme="minorHAnsi" w:cstheme="minorHAnsi"/>
          <w:b/>
          <w:bCs/>
          <w:lang w:val="en-GB" w:eastAsia="fr-FR"/>
        </w:rPr>
        <w:t xml:space="preserve"> M., </w:t>
      </w:r>
      <w:r w:rsidR="00D00E93" w:rsidRPr="00D47CEF">
        <w:rPr>
          <w:rFonts w:asciiTheme="minorHAnsi" w:eastAsia="Times New Roman" w:hAnsiTheme="minorHAnsi" w:cstheme="minorHAnsi"/>
          <w:b/>
          <w:bCs/>
          <w:lang w:val="en-GB" w:eastAsia="fr-FR"/>
        </w:rPr>
        <w:t>“</w:t>
      </w:r>
      <w:r w:rsidRPr="00D47CEF">
        <w:rPr>
          <w:rFonts w:asciiTheme="minorHAnsi" w:eastAsia="Times New Roman" w:hAnsiTheme="minorHAnsi" w:cstheme="minorHAnsi"/>
          <w:b/>
          <w:bCs/>
          <w:lang w:val="en-GB" w:eastAsia="fr-FR"/>
        </w:rPr>
        <w:t>The LA-ICP-MS analysis of gold coins for the AVREVS project. Method and Methodology</w:t>
      </w:r>
      <w:r w:rsidR="00D00E93" w:rsidRPr="00D47CEF">
        <w:rPr>
          <w:rFonts w:asciiTheme="minorHAnsi" w:eastAsia="Times New Roman" w:hAnsiTheme="minorHAnsi" w:cstheme="minorHAnsi"/>
          <w:b/>
          <w:bCs/>
          <w:lang w:val="en-GB" w:eastAsia="fr-FR"/>
        </w:rPr>
        <w:t>”</w:t>
      </w:r>
      <w:r w:rsidRPr="00D47CEF">
        <w:rPr>
          <w:rFonts w:asciiTheme="minorHAnsi" w:eastAsia="Times New Roman" w:hAnsiTheme="minorHAnsi" w:cstheme="minorHAnsi"/>
          <w:b/>
          <w:bCs/>
          <w:lang w:val="en-GB" w:eastAsia="fr-FR"/>
        </w:rPr>
        <w:t>,</w:t>
      </w:r>
      <w:r w:rsidR="00D00E93" w:rsidRPr="00D47CEF">
        <w:rPr>
          <w:rFonts w:asciiTheme="minorHAnsi" w:eastAsia="Times New Roman" w:hAnsiTheme="minorHAnsi" w:cstheme="minorHAnsi"/>
          <w:b/>
          <w:bCs/>
          <w:lang w:val="en-GB" w:eastAsia="fr-FR"/>
        </w:rPr>
        <w:t xml:space="preserve"> A. </w:t>
      </w:r>
      <w:r w:rsidRPr="00D47CEF">
        <w:rPr>
          <w:rFonts w:asciiTheme="minorHAnsi" w:eastAsia="Times New Roman" w:hAnsiTheme="minorHAnsi" w:cstheme="minorHAnsi"/>
          <w:b/>
          <w:bCs/>
          <w:lang w:val="en-GB" w:eastAsia="fr-FR"/>
        </w:rPr>
        <w:t xml:space="preserve">Suspène, </w:t>
      </w:r>
      <w:r w:rsidR="00D00E93" w:rsidRPr="00D47CEF">
        <w:rPr>
          <w:rFonts w:asciiTheme="minorHAnsi" w:eastAsia="Times New Roman" w:hAnsiTheme="minorHAnsi" w:cstheme="minorHAnsi"/>
          <w:b/>
          <w:bCs/>
          <w:lang w:val="en-GB" w:eastAsia="fr-FR"/>
        </w:rPr>
        <w:t xml:space="preserve">M. </w:t>
      </w:r>
      <w:r w:rsidRPr="00D47CEF">
        <w:rPr>
          <w:rFonts w:asciiTheme="minorHAnsi" w:eastAsia="Times New Roman" w:hAnsiTheme="minorHAnsi" w:cstheme="minorHAnsi"/>
          <w:b/>
          <w:bCs/>
          <w:lang w:val="en-GB" w:eastAsia="fr-FR"/>
        </w:rPr>
        <w:t xml:space="preserve">Blet-Lemarquand, </w:t>
      </w:r>
      <w:r w:rsidR="00D00E93" w:rsidRPr="00D47CEF">
        <w:rPr>
          <w:rFonts w:asciiTheme="minorHAnsi" w:eastAsia="Times New Roman" w:hAnsiTheme="minorHAnsi" w:cstheme="minorHAnsi"/>
          <w:b/>
          <w:bCs/>
          <w:lang w:val="en-GB" w:eastAsia="fr-FR"/>
        </w:rPr>
        <w:t xml:space="preserve">F. </w:t>
      </w:r>
      <w:r w:rsidRPr="00D47CEF">
        <w:rPr>
          <w:rFonts w:asciiTheme="minorHAnsi" w:eastAsia="Times New Roman" w:hAnsiTheme="minorHAnsi" w:cstheme="minorHAnsi"/>
          <w:b/>
          <w:bCs/>
          <w:lang w:val="en-GB" w:eastAsia="fr-FR"/>
        </w:rPr>
        <w:t>Duyrat</w:t>
      </w:r>
      <w:r w:rsidR="00D00E93" w:rsidRPr="00D47CEF">
        <w:rPr>
          <w:rFonts w:asciiTheme="minorHAnsi" w:eastAsia="Times New Roman" w:hAnsiTheme="minorHAnsi" w:cstheme="minorHAnsi"/>
          <w:b/>
          <w:bCs/>
          <w:lang w:val="en-GB" w:eastAsia="fr-FR"/>
        </w:rPr>
        <w:t xml:space="preserve"> and</w:t>
      </w:r>
      <w:r w:rsidRPr="00D47CEF">
        <w:rPr>
          <w:rFonts w:asciiTheme="minorHAnsi" w:eastAsia="Times New Roman" w:hAnsiTheme="minorHAnsi" w:cstheme="minorHAnsi"/>
          <w:b/>
          <w:bCs/>
          <w:lang w:val="en-GB" w:eastAsia="fr-FR"/>
        </w:rPr>
        <w:t xml:space="preserve"> </w:t>
      </w:r>
      <w:r w:rsidR="00D00E93" w:rsidRPr="00D47CEF">
        <w:rPr>
          <w:rFonts w:asciiTheme="minorHAnsi" w:eastAsia="Times New Roman" w:hAnsiTheme="minorHAnsi" w:cstheme="minorHAnsi"/>
          <w:b/>
          <w:bCs/>
          <w:lang w:val="en-GB" w:eastAsia="fr-FR"/>
        </w:rPr>
        <w:t xml:space="preserve">S. </w:t>
      </w:r>
      <w:r w:rsidRPr="00D47CEF">
        <w:rPr>
          <w:rFonts w:asciiTheme="minorHAnsi" w:eastAsia="Times New Roman" w:hAnsiTheme="minorHAnsi" w:cstheme="minorHAnsi"/>
          <w:b/>
          <w:bCs/>
          <w:lang w:val="en-GB" w:eastAsia="fr-FR"/>
        </w:rPr>
        <w:t>Nieto-Pelletier</w:t>
      </w:r>
      <w:r w:rsidR="00D00E93" w:rsidRPr="00D47CEF">
        <w:rPr>
          <w:rFonts w:asciiTheme="minorHAnsi" w:eastAsia="Times New Roman" w:hAnsiTheme="minorHAnsi" w:cstheme="minorHAnsi"/>
          <w:b/>
          <w:bCs/>
          <w:lang w:val="en-GB" w:eastAsia="fr-FR"/>
        </w:rPr>
        <w:t xml:space="preserve"> </w:t>
      </w:r>
      <w:r w:rsidRPr="00D47CEF">
        <w:rPr>
          <w:rFonts w:asciiTheme="minorHAnsi" w:eastAsia="Times New Roman" w:hAnsiTheme="minorHAnsi" w:cstheme="minorHAnsi"/>
          <w:b/>
          <w:bCs/>
          <w:lang w:val="en-GB" w:eastAsia="fr-FR"/>
        </w:rPr>
        <w:t>(</w:t>
      </w:r>
      <w:r w:rsidR="00712338" w:rsidRPr="00D47CEF">
        <w:rPr>
          <w:rFonts w:asciiTheme="minorHAnsi" w:eastAsia="Times New Roman" w:hAnsiTheme="minorHAnsi" w:cstheme="minorHAnsi"/>
          <w:b/>
          <w:bCs/>
          <w:lang w:val="en-GB" w:eastAsia="fr-FR"/>
        </w:rPr>
        <w:t>e</w:t>
      </w:r>
      <w:r w:rsidRPr="00D47CEF">
        <w:rPr>
          <w:rFonts w:asciiTheme="minorHAnsi" w:eastAsia="Times New Roman" w:hAnsiTheme="minorHAnsi" w:cstheme="minorHAnsi"/>
          <w:b/>
          <w:bCs/>
          <w:lang w:val="en-GB" w:eastAsia="fr-FR"/>
        </w:rPr>
        <w:t xml:space="preserve">ds.), </w:t>
      </w:r>
      <w:r w:rsidRPr="00D47CEF">
        <w:rPr>
          <w:rFonts w:asciiTheme="minorHAnsi" w:eastAsia="Times New Roman" w:hAnsiTheme="minorHAnsi" w:cstheme="minorHAnsi"/>
          <w:b/>
          <w:bCs/>
          <w:i/>
          <w:lang w:val="en-GB" w:eastAsia="fr-FR"/>
        </w:rPr>
        <w:t>AVREVS. Le Pouvoir de l’or / The Power of Gold</w:t>
      </w:r>
      <w:r w:rsidR="00AC1207" w:rsidRPr="00D47CEF">
        <w:rPr>
          <w:rFonts w:asciiTheme="minorHAnsi" w:eastAsia="Times New Roman" w:hAnsiTheme="minorHAnsi" w:cstheme="minorHAnsi"/>
          <w:b/>
          <w:bCs/>
          <w:lang w:val="en-GB" w:eastAsia="fr-FR"/>
        </w:rPr>
        <w:t>,</w:t>
      </w:r>
      <w:r w:rsidRPr="00D47CEF">
        <w:rPr>
          <w:rFonts w:asciiTheme="minorHAnsi" w:eastAsia="Times New Roman" w:hAnsiTheme="minorHAnsi" w:cstheme="minorHAnsi"/>
          <w:b/>
          <w:bCs/>
          <w:lang w:val="en-GB" w:eastAsia="fr-FR"/>
        </w:rPr>
        <w:t xml:space="preserve"> Bordeaux, </w:t>
      </w:r>
      <w:r w:rsidR="00AC1207" w:rsidRPr="00D47CEF">
        <w:rPr>
          <w:rFonts w:asciiTheme="minorHAnsi" w:eastAsia="Times New Roman" w:hAnsiTheme="minorHAnsi" w:cstheme="minorHAnsi"/>
          <w:b/>
          <w:bCs/>
          <w:lang w:val="en-GB" w:eastAsia="fr-FR"/>
        </w:rPr>
        <w:t xml:space="preserve">2023, </w:t>
      </w:r>
      <w:r w:rsidRPr="00D47CEF">
        <w:rPr>
          <w:rFonts w:asciiTheme="minorHAnsi" w:eastAsia="Times New Roman" w:hAnsiTheme="minorHAnsi" w:cstheme="minorHAnsi"/>
          <w:b/>
          <w:bCs/>
          <w:lang w:val="en-GB" w:eastAsia="fr-FR"/>
        </w:rPr>
        <w:t>p. 27–58.</w:t>
      </w:r>
    </w:p>
    <w:p w14:paraId="0318BA72" w14:textId="6773A665" w:rsidR="001B1C2F" w:rsidRPr="00D47CEF" w:rsidRDefault="001B1C2F" w:rsidP="00D47CEF">
      <w:pPr>
        <w:spacing w:before="0" w:after="0" w:line="240" w:lineRule="auto"/>
        <w:rPr>
          <w:rFonts w:asciiTheme="minorHAnsi" w:hAnsiTheme="minorHAnsi" w:cstheme="minorHAnsi"/>
          <w:b/>
          <w:bCs/>
          <w:lang w:val="en-GB"/>
        </w:rPr>
      </w:pPr>
      <w:r w:rsidRPr="00D47CEF">
        <w:rPr>
          <w:rFonts w:asciiTheme="minorHAnsi" w:eastAsia="Times New Roman" w:hAnsiTheme="minorHAnsi" w:cstheme="minorHAnsi"/>
          <w:lang w:val="en-GB" w:eastAsia="fr-FR"/>
        </w:rPr>
        <w:lastRenderedPageBreak/>
        <w:t>[2</w:t>
      </w:r>
      <w:r w:rsidR="00085A6D" w:rsidRPr="00D47CEF">
        <w:rPr>
          <w:rFonts w:asciiTheme="minorHAnsi" w:eastAsia="Times New Roman" w:hAnsiTheme="minorHAnsi" w:cstheme="minorHAnsi"/>
          <w:lang w:val="en-GB" w:eastAsia="fr-FR"/>
        </w:rPr>
        <w:t>6</w:t>
      </w:r>
      <w:r w:rsidRPr="00D47CEF">
        <w:rPr>
          <w:rFonts w:asciiTheme="minorHAnsi" w:eastAsia="Times New Roman" w:hAnsiTheme="minorHAnsi" w:cstheme="minorHAnsi"/>
          <w:lang w:val="en-GB" w:eastAsia="fr-FR"/>
        </w:rPr>
        <w:t xml:space="preserve">] </w:t>
      </w:r>
      <w:r w:rsidRPr="00D47CEF">
        <w:rPr>
          <w:rFonts w:asciiTheme="minorHAnsi" w:eastAsia="Times New Roman" w:hAnsiTheme="minorHAnsi" w:cstheme="minorHAnsi"/>
          <w:b/>
          <w:bCs/>
          <w:smallCaps/>
          <w:lang w:val="en-GB" w:eastAsia="fr-FR"/>
        </w:rPr>
        <w:t>Sara</w:t>
      </w:r>
      <w:r w:rsidR="006746D0" w:rsidRPr="00D47CEF">
        <w:rPr>
          <w:rFonts w:asciiTheme="minorHAnsi" w:eastAsia="Times New Roman" w:hAnsiTheme="minorHAnsi" w:cstheme="minorHAnsi"/>
          <w:b/>
          <w:bCs/>
          <w:smallCaps/>
          <w:lang w:val="en-GB" w:eastAsia="fr-FR"/>
        </w:rPr>
        <w:t>h</w:t>
      </w:r>
      <w:r w:rsidRPr="00D47CEF">
        <w:rPr>
          <w:rFonts w:asciiTheme="minorHAnsi" w:eastAsia="Times New Roman" w:hAnsiTheme="minorHAnsi" w:cstheme="minorHAnsi"/>
          <w:b/>
          <w:bCs/>
          <w:lang w:val="en-GB" w:eastAsia="fr-FR"/>
        </w:rPr>
        <w:t xml:space="preserve"> G.</w:t>
      </w:r>
      <w:r w:rsidR="006746D0" w:rsidRPr="00D47CEF">
        <w:rPr>
          <w:rFonts w:asciiTheme="minorHAnsi" w:eastAsia="Times New Roman" w:hAnsiTheme="minorHAnsi" w:cstheme="minorHAnsi"/>
          <w:b/>
          <w:bCs/>
          <w:lang w:val="en-GB" w:eastAsia="fr-FR"/>
        </w:rPr>
        <w:t xml:space="preserve"> and</w:t>
      </w:r>
      <w:r w:rsidRPr="00D47CEF">
        <w:rPr>
          <w:rFonts w:asciiTheme="minorHAnsi" w:eastAsia="Times New Roman" w:hAnsiTheme="minorHAnsi" w:cstheme="minorHAnsi"/>
          <w:b/>
          <w:bCs/>
          <w:lang w:val="en-GB" w:eastAsia="fr-FR"/>
        </w:rPr>
        <w:t xml:space="preserve"> </w:t>
      </w:r>
      <w:r w:rsidRPr="00D47CEF">
        <w:rPr>
          <w:rFonts w:asciiTheme="minorHAnsi" w:eastAsia="Times New Roman" w:hAnsiTheme="minorHAnsi" w:cstheme="minorHAnsi"/>
          <w:b/>
          <w:bCs/>
          <w:smallCaps/>
          <w:lang w:val="en-GB" w:eastAsia="fr-FR"/>
        </w:rPr>
        <w:t>Gratuze</w:t>
      </w:r>
      <w:r w:rsidRPr="00D47CEF">
        <w:rPr>
          <w:rFonts w:asciiTheme="minorHAnsi" w:eastAsia="Times New Roman" w:hAnsiTheme="minorHAnsi" w:cstheme="minorHAnsi"/>
          <w:b/>
          <w:bCs/>
          <w:lang w:val="en-GB" w:eastAsia="fr-FR"/>
        </w:rPr>
        <w:t xml:space="preserve"> B., “LA-ICP-MS Analysis of Ancient Silver Coins Using Concentration Profiles”, </w:t>
      </w:r>
      <w:r w:rsidR="00D00E93" w:rsidRPr="00D47CEF">
        <w:rPr>
          <w:rFonts w:asciiTheme="minorHAnsi" w:eastAsia="Times New Roman" w:hAnsiTheme="minorHAnsi" w:cstheme="minorHAnsi"/>
          <w:b/>
          <w:bCs/>
          <w:lang w:val="en-GB" w:eastAsia="fr-FR"/>
        </w:rPr>
        <w:t xml:space="preserve">L. Dussubieux, M. Golitko and </w:t>
      </w:r>
      <w:r w:rsidR="00712338" w:rsidRPr="00D47CEF">
        <w:rPr>
          <w:rFonts w:asciiTheme="minorHAnsi" w:eastAsia="Times New Roman" w:hAnsiTheme="minorHAnsi" w:cstheme="minorHAnsi"/>
          <w:b/>
          <w:bCs/>
          <w:lang w:val="en-GB" w:eastAsia="fr-FR"/>
        </w:rPr>
        <w:t>B. Gratuze</w:t>
      </w:r>
      <w:r w:rsidR="00D00E93" w:rsidRPr="00D47CEF">
        <w:rPr>
          <w:rFonts w:asciiTheme="minorHAnsi" w:eastAsia="Times New Roman" w:hAnsiTheme="minorHAnsi" w:cstheme="minorHAnsi"/>
          <w:b/>
          <w:bCs/>
          <w:lang w:val="en-GB" w:eastAsia="fr-FR"/>
        </w:rPr>
        <w:t xml:space="preserve"> (eds.), </w:t>
      </w:r>
      <w:r w:rsidRPr="00D47CEF">
        <w:rPr>
          <w:rFonts w:asciiTheme="minorHAnsi" w:eastAsia="Times New Roman" w:hAnsiTheme="minorHAnsi" w:cstheme="minorHAnsi"/>
          <w:b/>
          <w:bCs/>
          <w:i/>
          <w:iCs/>
          <w:lang w:val="en-GB" w:eastAsia="fr-FR"/>
        </w:rPr>
        <w:t>Recent Advances in Laser Ablation ICP-MS for Archaeology</w:t>
      </w:r>
      <w:r w:rsidRPr="00D47CEF">
        <w:rPr>
          <w:rFonts w:asciiTheme="minorHAnsi" w:eastAsia="Times New Roman" w:hAnsiTheme="minorHAnsi" w:cstheme="minorHAnsi"/>
          <w:b/>
          <w:bCs/>
          <w:lang w:val="en-GB" w:eastAsia="fr-FR"/>
        </w:rPr>
        <w:t>, Berlin, 2016, p. 73</w:t>
      </w:r>
      <w:r w:rsidRPr="00D47CEF">
        <w:rPr>
          <w:rFonts w:asciiTheme="minorHAnsi" w:eastAsia="Times New Roman" w:hAnsiTheme="minorHAnsi" w:cstheme="minorHAnsi"/>
          <w:b/>
          <w:bCs/>
          <w:lang w:val="en-GB" w:eastAsia="fr-FR"/>
        </w:rPr>
        <w:noBreakHyphen/>
        <w:t>87.</w:t>
      </w:r>
    </w:p>
    <w:p w14:paraId="66B5653A" w14:textId="7D550D08" w:rsidR="001B1C2F" w:rsidRPr="00D47CEF" w:rsidRDefault="001B1C2F" w:rsidP="00D47CEF">
      <w:pPr>
        <w:spacing w:before="0" w:after="0" w:line="240" w:lineRule="auto"/>
        <w:rPr>
          <w:rFonts w:asciiTheme="minorHAnsi" w:eastAsia="Times New Roman" w:hAnsiTheme="minorHAnsi" w:cstheme="minorHAnsi"/>
          <w:lang w:val="fr-FR" w:eastAsia="fr-FR"/>
        </w:rPr>
      </w:pPr>
      <w:r w:rsidRPr="00D47CEF">
        <w:rPr>
          <w:rFonts w:asciiTheme="minorHAnsi" w:eastAsia="Times New Roman" w:hAnsiTheme="minorHAnsi" w:cstheme="minorHAnsi"/>
          <w:lang w:val="fr-FR" w:eastAsia="fr-FR"/>
        </w:rPr>
        <w:t>[2</w:t>
      </w:r>
      <w:r w:rsidR="006746D0" w:rsidRPr="00D47CEF">
        <w:rPr>
          <w:rFonts w:asciiTheme="minorHAnsi" w:eastAsia="Times New Roman" w:hAnsiTheme="minorHAnsi" w:cstheme="minorHAnsi"/>
          <w:lang w:val="fr-FR" w:eastAsia="fr-FR"/>
        </w:rPr>
        <w:t>7</w:t>
      </w:r>
      <w:r w:rsidRPr="00D47CEF">
        <w:rPr>
          <w:rFonts w:asciiTheme="minorHAnsi" w:eastAsia="Times New Roman" w:hAnsiTheme="minorHAnsi" w:cstheme="minorHAnsi"/>
          <w:lang w:val="fr-FR" w:eastAsia="fr-FR"/>
        </w:rPr>
        <w:t xml:space="preserve">] </w:t>
      </w:r>
      <w:r w:rsidRPr="00D47CEF">
        <w:rPr>
          <w:rFonts w:asciiTheme="minorHAnsi" w:eastAsia="Times New Roman" w:hAnsiTheme="minorHAnsi" w:cstheme="minorHAnsi"/>
          <w:smallCaps/>
          <w:lang w:val="fr-FR" w:eastAsia="fr-FR"/>
        </w:rPr>
        <w:t>Lavoix</w:t>
      </w:r>
      <w:r w:rsidRPr="00D47CEF">
        <w:rPr>
          <w:rFonts w:asciiTheme="minorHAnsi" w:eastAsia="Times New Roman" w:hAnsiTheme="minorHAnsi" w:cstheme="minorHAnsi"/>
          <w:lang w:val="fr-FR" w:eastAsia="fr-FR"/>
        </w:rPr>
        <w:t xml:space="preserve"> H., </w:t>
      </w:r>
      <w:r w:rsidR="006746D0" w:rsidRPr="00D47CEF">
        <w:rPr>
          <w:rFonts w:asciiTheme="minorHAnsi" w:hAnsiTheme="minorHAnsi" w:cstheme="minorHAnsi"/>
          <w:i/>
          <w:lang w:val="fr-FR"/>
        </w:rPr>
        <w:t>Catalogue des monnaies musulmanes de la bibliothèque nationale, Espagne et Afrique</w:t>
      </w:r>
      <w:r w:rsidR="006746D0" w:rsidRPr="00D47CEF">
        <w:rPr>
          <w:rFonts w:asciiTheme="minorHAnsi" w:hAnsiTheme="minorHAnsi" w:cstheme="minorHAnsi"/>
          <w:lang w:val="fr-FR"/>
        </w:rPr>
        <w:t>, Paris, 1891</w:t>
      </w:r>
    </w:p>
    <w:p w14:paraId="7726424A" w14:textId="4A514021" w:rsidR="00A16CC0" w:rsidRPr="00D47CEF" w:rsidRDefault="001B1C2F" w:rsidP="00D47CEF">
      <w:pPr>
        <w:spacing w:before="0" w:after="0" w:line="240" w:lineRule="auto"/>
        <w:rPr>
          <w:rFonts w:asciiTheme="minorHAnsi" w:eastAsia="Times New Roman" w:hAnsiTheme="minorHAnsi" w:cstheme="minorHAnsi"/>
          <w:lang w:val="en-GB" w:eastAsia="fr-FR"/>
        </w:rPr>
      </w:pPr>
      <w:r w:rsidRPr="00D47CEF">
        <w:rPr>
          <w:rFonts w:asciiTheme="minorHAnsi" w:eastAsia="Times New Roman" w:hAnsiTheme="minorHAnsi" w:cstheme="minorHAnsi"/>
          <w:lang w:val="en-GB" w:eastAsia="fr-FR"/>
        </w:rPr>
        <w:t>[2</w:t>
      </w:r>
      <w:r w:rsidR="00A16CC0" w:rsidRPr="00D47CEF">
        <w:rPr>
          <w:rFonts w:asciiTheme="minorHAnsi" w:eastAsia="Times New Roman" w:hAnsiTheme="minorHAnsi" w:cstheme="minorHAnsi"/>
          <w:lang w:val="en-GB" w:eastAsia="fr-FR"/>
        </w:rPr>
        <w:t>8</w:t>
      </w:r>
      <w:r w:rsidRPr="00D47CEF">
        <w:rPr>
          <w:rFonts w:asciiTheme="minorHAnsi" w:eastAsia="Times New Roman" w:hAnsiTheme="minorHAnsi" w:cstheme="minorHAnsi"/>
          <w:lang w:val="en-GB" w:eastAsia="fr-FR"/>
        </w:rPr>
        <w:t xml:space="preserve">] </w:t>
      </w:r>
      <w:hyperlink r:id="rId16" w:history="1">
        <w:r w:rsidR="00A16CC0" w:rsidRPr="00D47CEF">
          <w:rPr>
            <w:rStyle w:val="Hyperlink"/>
            <w:rFonts w:asciiTheme="minorHAnsi" w:eastAsia="Times New Roman" w:hAnsiTheme="minorHAnsi" w:cstheme="minorHAnsi"/>
            <w:lang w:val="en-GB" w:eastAsia="fr-FR"/>
          </w:rPr>
          <w:t>http://www.nomisma.org/</w:t>
        </w:r>
      </w:hyperlink>
    </w:p>
    <w:p w14:paraId="146469CF" w14:textId="2CC45F1B" w:rsidR="001B1C2F" w:rsidRPr="00D47CEF" w:rsidRDefault="001B1C2F" w:rsidP="00D47CEF">
      <w:pPr>
        <w:spacing w:before="0" w:after="0" w:line="240" w:lineRule="auto"/>
        <w:rPr>
          <w:rFonts w:asciiTheme="minorHAnsi" w:hAnsiTheme="minorHAnsi" w:cstheme="minorHAnsi"/>
          <w:lang w:val="en-GB"/>
        </w:rPr>
      </w:pPr>
      <w:r w:rsidRPr="00D47CEF">
        <w:rPr>
          <w:rFonts w:asciiTheme="minorHAnsi" w:eastAsia="Times New Roman" w:hAnsiTheme="minorHAnsi" w:cstheme="minorHAnsi"/>
          <w:lang w:val="en-GB" w:eastAsia="fr-FR"/>
        </w:rPr>
        <w:t>[2</w:t>
      </w:r>
      <w:r w:rsidR="00A16CC0" w:rsidRPr="00D47CEF">
        <w:rPr>
          <w:rFonts w:asciiTheme="minorHAnsi" w:eastAsia="Times New Roman" w:hAnsiTheme="minorHAnsi" w:cstheme="minorHAnsi"/>
          <w:lang w:val="en-GB" w:eastAsia="fr-FR"/>
        </w:rPr>
        <w:t>9</w:t>
      </w:r>
      <w:r w:rsidRPr="00D47CEF">
        <w:rPr>
          <w:rFonts w:asciiTheme="minorHAnsi" w:eastAsia="Times New Roman" w:hAnsiTheme="minorHAnsi" w:cstheme="minorHAnsi"/>
          <w:lang w:val="en-GB" w:eastAsia="fr-FR"/>
        </w:rPr>
        <w:t>]</w:t>
      </w:r>
      <w:r w:rsidR="00A16CC0" w:rsidRPr="00D47CEF">
        <w:rPr>
          <w:rFonts w:asciiTheme="minorHAnsi" w:eastAsia="Times New Roman" w:hAnsiTheme="minorHAnsi" w:cstheme="minorHAnsi"/>
          <w:lang w:val="en-GB" w:eastAsia="fr-FR"/>
        </w:rPr>
        <w:t xml:space="preserve"> </w:t>
      </w:r>
      <w:r w:rsidRPr="00D47CEF">
        <w:rPr>
          <w:rFonts w:asciiTheme="minorHAnsi" w:hAnsiTheme="minorHAnsi" w:cstheme="minorHAnsi"/>
          <w:smallCaps/>
          <w:lang w:val="en-GB"/>
        </w:rPr>
        <w:t>Ryan</w:t>
      </w:r>
      <w:r w:rsidR="00A16CC0" w:rsidRPr="00D47CEF">
        <w:rPr>
          <w:rFonts w:asciiTheme="minorHAnsi" w:hAnsiTheme="minorHAnsi" w:cstheme="minorHAnsi"/>
          <w:lang w:val="en-GB"/>
        </w:rPr>
        <w:t xml:space="preserve"> Sh.</w:t>
      </w:r>
      <w:r w:rsidRPr="00D47CEF">
        <w:rPr>
          <w:rFonts w:asciiTheme="minorHAnsi" w:hAnsiTheme="minorHAnsi" w:cstheme="minorHAnsi"/>
          <w:lang w:val="en-GB"/>
        </w:rPr>
        <w:t xml:space="preserve">, </w:t>
      </w:r>
      <w:r w:rsidRPr="00D47CEF">
        <w:rPr>
          <w:rFonts w:asciiTheme="minorHAnsi" w:hAnsiTheme="minorHAnsi" w:cstheme="minorHAnsi"/>
          <w:smallCaps/>
          <w:lang w:val="en-GB"/>
        </w:rPr>
        <w:t>Rabinowitz</w:t>
      </w:r>
      <w:r w:rsidR="00A16CC0" w:rsidRPr="00D47CEF">
        <w:rPr>
          <w:rFonts w:asciiTheme="minorHAnsi" w:hAnsiTheme="minorHAnsi" w:cstheme="minorHAnsi"/>
          <w:lang w:val="en-GB"/>
        </w:rPr>
        <w:t xml:space="preserve"> A.</w:t>
      </w:r>
      <w:r w:rsidRPr="00D47CEF">
        <w:rPr>
          <w:rFonts w:asciiTheme="minorHAnsi" w:hAnsiTheme="minorHAnsi" w:cstheme="minorHAnsi"/>
          <w:lang w:val="en-GB"/>
        </w:rPr>
        <w:t xml:space="preserve"> and </w:t>
      </w:r>
      <w:r w:rsidR="00A16CC0" w:rsidRPr="00D47CEF">
        <w:rPr>
          <w:rFonts w:asciiTheme="minorHAnsi" w:hAnsiTheme="minorHAnsi" w:cstheme="minorHAnsi"/>
          <w:smallCaps/>
          <w:lang w:val="en-GB"/>
        </w:rPr>
        <w:t>G</w:t>
      </w:r>
      <w:r w:rsidRPr="00D47CEF">
        <w:rPr>
          <w:rFonts w:asciiTheme="minorHAnsi" w:hAnsiTheme="minorHAnsi" w:cstheme="minorHAnsi"/>
          <w:smallCaps/>
          <w:lang w:val="en-GB"/>
        </w:rPr>
        <w:t>olden</w:t>
      </w:r>
      <w:r w:rsidR="00A16CC0" w:rsidRPr="00D47CEF">
        <w:rPr>
          <w:rFonts w:asciiTheme="minorHAnsi" w:hAnsiTheme="minorHAnsi" w:cstheme="minorHAnsi"/>
          <w:lang w:val="en-GB"/>
        </w:rPr>
        <w:t xml:space="preserve">, P., </w:t>
      </w:r>
      <w:r w:rsidRPr="00D47CEF">
        <w:rPr>
          <w:rFonts w:asciiTheme="minorHAnsi" w:hAnsiTheme="minorHAnsi" w:cstheme="minorHAnsi"/>
          <w:lang w:val="en-GB"/>
        </w:rPr>
        <w:t>“</w:t>
      </w:r>
      <w:r w:rsidRPr="00D47CEF">
        <w:rPr>
          <w:rStyle w:val="nocase"/>
          <w:rFonts w:asciiTheme="minorHAnsi" w:hAnsiTheme="minorHAnsi" w:cstheme="minorHAnsi"/>
          <w:lang w:val="en-GB"/>
        </w:rPr>
        <w:t>A deep gazetteer of time periods</w:t>
      </w:r>
      <w:r w:rsidRPr="00D47CEF">
        <w:rPr>
          <w:rFonts w:asciiTheme="minorHAnsi" w:hAnsiTheme="minorHAnsi" w:cstheme="minorHAnsi"/>
          <w:lang w:val="en-GB"/>
        </w:rPr>
        <w:t>”</w:t>
      </w:r>
      <w:r w:rsidR="00A16CC0" w:rsidRPr="00D47CEF">
        <w:rPr>
          <w:rFonts w:asciiTheme="minorHAnsi" w:hAnsiTheme="minorHAnsi" w:cstheme="minorHAnsi"/>
          <w:lang w:val="en-GB"/>
        </w:rPr>
        <w:t xml:space="preserve">, </w:t>
      </w:r>
      <w:r w:rsidRPr="00D47CEF">
        <w:rPr>
          <w:rStyle w:val="Emphasis"/>
          <w:rFonts w:asciiTheme="minorHAnsi" w:hAnsiTheme="minorHAnsi" w:cstheme="minorHAnsi"/>
          <w:lang w:val="en-GB"/>
        </w:rPr>
        <w:t>Digital Humanities</w:t>
      </w:r>
      <w:r w:rsidR="00A16CC0" w:rsidRPr="00D47CEF">
        <w:rPr>
          <w:rStyle w:val="Emphasis"/>
          <w:rFonts w:asciiTheme="minorHAnsi" w:hAnsiTheme="minorHAnsi" w:cstheme="minorHAnsi"/>
          <w:i w:val="0"/>
          <w:iCs w:val="0"/>
          <w:lang w:val="en-GB"/>
        </w:rPr>
        <w:t>,</w:t>
      </w:r>
      <w:r w:rsidRPr="00D47CEF">
        <w:rPr>
          <w:rStyle w:val="Emphasis"/>
          <w:rFonts w:asciiTheme="minorHAnsi" w:hAnsiTheme="minorHAnsi" w:cstheme="minorHAnsi"/>
          <w:lang w:val="en-GB"/>
        </w:rPr>
        <w:t xml:space="preserve"> </w:t>
      </w:r>
      <w:r w:rsidRPr="00D47CEF">
        <w:rPr>
          <w:rStyle w:val="Emphasis"/>
          <w:rFonts w:asciiTheme="minorHAnsi" w:hAnsiTheme="minorHAnsi" w:cstheme="minorHAnsi"/>
          <w:i w:val="0"/>
          <w:iCs w:val="0"/>
          <w:lang w:val="en-GB"/>
        </w:rPr>
        <w:t>2018</w:t>
      </w:r>
      <w:r w:rsidR="00A16CC0" w:rsidRPr="00D47CEF">
        <w:rPr>
          <w:rStyle w:val="Emphasis"/>
          <w:rFonts w:asciiTheme="minorHAnsi" w:hAnsiTheme="minorHAnsi" w:cstheme="minorHAnsi"/>
          <w:lang w:val="en-GB"/>
        </w:rPr>
        <w:t xml:space="preserve"> </w:t>
      </w:r>
      <w:r w:rsidR="00A16CC0" w:rsidRPr="00D47CEF">
        <w:rPr>
          <w:rStyle w:val="Emphasis"/>
          <w:rFonts w:asciiTheme="minorHAnsi" w:hAnsiTheme="minorHAnsi" w:cstheme="minorHAnsi"/>
          <w:i w:val="0"/>
          <w:iCs w:val="0"/>
          <w:lang w:val="en-GB"/>
        </w:rPr>
        <w:t>(</w:t>
      </w:r>
      <w:hyperlink r:id="rId17" w:history="1">
        <w:r w:rsidRPr="00D47CEF">
          <w:rPr>
            <w:rStyle w:val="Hyperlink"/>
            <w:rFonts w:asciiTheme="minorHAnsi" w:hAnsiTheme="minorHAnsi" w:cstheme="minorHAnsi"/>
            <w:lang w:val="en-GB"/>
          </w:rPr>
          <w:t>https://dh2018.adho.org/en/a-deep-gazetteer-of-time-periods/</w:t>
        </w:r>
      </w:hyperlink>
      <w:r w:rsidR="00A16CC0" w:rsidRPr="00D47CEF">
        <w:rPr>
          <w:rStyle w:val="Hyperlink"/>
          <w:rFonts w:asciiTheme="minorHAnsi" w:hAnsiTheme="minorHAnsi" w:cstheme="minorHAnsi"/>
          <w:color w:val="auto"/>
          <w:u w:val="none"/>
          <w:lang w:val="en-GB"/>
        </w:rPr>
        <w:t>)</w:t>
      </w:r>
      <w:r w:rsidRPr="00D47CEF">
        <w:rPr>
          <w:rFonts w:asciiTheme="minorHAnsi" w:hAnsiTheme="minorHAnsi" w:cstheme="minorHAnsi"/>
          <w:lang w:val="en-GB"/>
        </w:rPr>
        <w:t>.</w:t>
      </w:r>
    </w:p>
    <w:p w14:paraId="6B3BD654" w14:textId="514CFF38" w:rsidR="001B1C2F" w:rsidRPr="00D47CEF" w:rsidRDefault="001B1C2F" w:rsidP="00D47CEF">
      <w:pPr>
        <w:spacing w:before="0" w:after="0" w:line="240" w:lineRule="auto"/>
        <w:rPr>
          <w:rFonts w:asciiTheme="minorHAnsi" w:hAnsiTheme="minorHAnsi" w:cstheme="minorHAnsi"/>
          <w:b/>
          <w:bCs/>
        </w:rPr>
      </w:pPr>
      <w:r w:rsidRPr="00D47CEF">
        <w:rPr>
          <w:rFonts w:asciiTheme="minorHAnsi" w:eastAsia="Times New Roman" w:hAnsiTheme="minorHAnsi" w:cstheme="minorHAnsi"/>
          <w:lang w:val="en-GB" w:eastAsia="fr-FR"/>
        </w:rPr>
        <w:t>[</w:t>
      </w:r>
      <w:r w:rsidR="00A16CC0" w:rsidRPr="00D47CEF">
        <w:rPr>
          <w:rFonts w:asciiTheme="minorHAnsi" w:eastAsia="Times New Roman" w:hAnsiTheme="minorHAnsi" w:cstheme="minorHAnsi"/>
          <w:lang w:val="en-GB" w:eastAsia="fr-FR"/>
        </w:rPr>
        <w:t>30</w:t>
      </w:r>
      <w:r w:rsidRPr="00D47CEF">
        <w:rPr>
          <w:rFonts w:asciiTheme="minorHAnsi" w:eastAsia="Times New Roman" w:hAnsiTheme="minorHAnsi" w:cstheme="minorHAnsi"/>
          <w:lang w:val="en-GB" w:eastAsia="fr-FR"/>
        </w:rPr>
        <w:t>]</w:t>
      </w:r>
      <w:r w:rsidRPr="00D47CEF">
        <w:rPr>
          <w:rFonts w:asciiTheme="minorHAnsi" w:hAnsiTheme="minorHAnsi" w:cstheme="minorHAnsi"/>
          <w:smallCaps/>
          <w:lang w:val="en-GB"/>
        </w:rPr>
        <w:t xml:space="preserve"> </w:t>
      </w:r>
      <w:r w:rsidRPr="00D47CEF">
        <w:rPr>
          <w:rFonts w:asciiTheme="minorHAnsi" w:hAnsiTheme="minorHAnsi" w:cstheme="minorHAnsi"/>
          <w:b/>
          <w:bCs/>
          <w:smallCaps/>
          <w:lang w:val="en-GB"/>
        </w:rPr>
        <w:t>Blet-Lemarquand</w:t>
      </w:r>
      <w:r w:rsidRPr="00D47CEF">
        <w:rPr>
          <w:rFonts w:asciiTheme="minorHAnsi" w:hAnsiTheme="minorHAnsi" w:cstheme="minorHAnsi"/>
          <w:b/>
          <w:bCs/>
          <w:lang w:val="en-GB"/>
        </w:rPr>
        <w:t xml:space="preserve"> M., </w:t>
      </w:r>
      <w:r w:rsidRPr="00D47CEF">
        <w:rPr>
          <w:rFonts w:asciiTheme="minorHAnsi" w:hAnsiTheme="minorHAnsi" w:cstheme="minorHAnsi"/>
          <w:b/>
          <w:bCs/>
          <w:smallCaps/>
          <w:lang w:val="en-GB"/>
        </w:rPr>
        <w:t>Nieto-Pelletier</w:t>
      </w:r>
      <w:r w:rsidRPr="00D47CEF">
        <w:rPr>
          <w:rFonts w:asciiTheme="minorHAnsi" w:hAnsiTheme="minorHAnsi" w:cstheme="minorHAnsi"/>
          <w:b/>
          <w:bCs/>
          <w:lang w:val="en-GB"/>
        </w:rPr>
        <w:t xml:space="preserve"> S., </w:t>
      </w:r>
      <w:r w:rsidRPr="00D47CEF">
        <w:rPr>
          <w:rFonts w:asciiTheme="minorHAnsi" w:hAnsiTheme="minorHAnsi" w:cstheme="minorHAnsi"/>
          <w:b/>
          <w:bCs/>
          <w:smallCaps/>
          <w:lang w:val="en-GB"/>
        </w:rPr>
        <w:t>Gratuze</w:t>
      </w:r>
      <w:r w:rsidRPr="00D47CEF">
        <w:rPr>
          <w:rFonts w:asciiTheme="minorHAnsi" w:hAnsiTheme="minorHAnsi" w:cstheme="minorHAnsi"/>
          <w:b/>
          <w:bCs/>
          <w:lang w:val="en-GB"/>
        </w:rPr>
        <w:t xml:space="preserve"> B., “Depth-profile LA-ICP-MS analysis of ancient gold coins”, in </w:t>
      </w:r>
      <w:r w:rsidRPr="00D47CEF">
        <w:rPr>
          <w:rFonts w:asciiTheme="minorHAnsi" w:hAnsiTheme="minorHAnsi" w:cstheme="minorHAnsi"/>
          <w:b/>
          <w:bCs/>
          <w:i/>
          <w:lang w:val="en-GB"/>
        </w:rPr>
        <w:t xml:space="preserve">Metallurgy in Numismatics 6. </w:t>
      </w:r>
      <w:r w:rsidRPr="00D47CEF">
        <w:rPr>
          <w:rFonts w:asciiTheme="minorHAnsi" w:hAnsiTheme="minorHAnsi" w:cstheme="minorHAnsi"/>
          <w:b/>
          <w:bCs/>
          <w:i/>
        </w:rPr>
        <w:t>Mines, Metals, and Money: Ancient World Studies in Science, Archaeology and History</w:t>
      </w:r>
      <w:r w:rsidRPr="00D47CEF">
        <w:rPr>
          <w:rFonts w:asciiTheme="minorHAnsi" w:hAnsiTheme="minorHAnsi" w:cstheme="minorHAnsi"/>
          <w:b/>
          <w:bCs/>
        </w:rPr>
        <w:t>, K. Sheedy and G. Davis (ed</w:t>
      </w:r>
      <w:r w:rsidR="00AC1207" w:rsidRPr="00D47CEF">
        <w:rPr>
          <w:rFonts w:asciiTheme="minorHAnsi" w:hAnsiTheme="minorHAnsi" w:cstheme="minorHAnsi"/>
          <w:b/>
          <w:bCs/>
        </w:rPr>
        <w:t>s</w:t>
      </w:r>
      <w:r w:rsidRPr="00D47CEF">
        <w:rPr>
          <w:rFonts w:asciiTheme="minorHAnsi" w:hAnsiTheme="minorHAnsi" w:cstheme="minorHAnsi"/>
          <w:b/>
          <w:bCs/>
        </w:rPr>
        <w:t>.), London, 2020, p. 195</w:t>
      </w:r>
      <w:r w:rsidRPr="00D47CEF">
        <w:rPr>
          <w:rFonts w:ascii="Cambria Math" w:hAnsi="Cambria Math" w:cs="Cambria Math"/>
          <w:b/>
          <w:bCs/>
        </w:rPr>
        <w:t>‑</w:t>
      </w:r>
      <w:r w:rsidRPr="00D47CEF">
        <w:rPr>
          <w:rFonts w:asciiTheme="minorHAnsi" w:hAnsiTheme="minorHAnsi" w:cstheme="minorHAnsi"/>
          <w:b/>
          <w:bCs/>
        </w:rPr>
        <w:t>206.</w:t>
      </w:r>
    </w:p>
    <w:p w14:paraId="719A5431" w14:textId="19FE4A1D" w:rsidR="001B1C2F" w:rsidRPr="00D47CEF" w:rsidRDefault="001B1C2F" w:rsidP="00D47CEF">
      <w:pPr>
        <w:spacing w:before="0" w:after="0" w:line="240" w:lineRule="auto"/>
        <w:rPr>
          <w:rFonts w:asciiTheme="minorHAnsi" w:eastAsia="Times New Roman" w:hAnsiTheme="minorHAnsi" w:cstheme="minorHAnsi"/>
          <w:b/>
          <w:bCs/>
          <w:lang w:val="en-GB" w:eastAsia="fr-FR"/>
        </w:rPr>
      </w:pPr>
      <w:r w:rsidRPr="00D47CEF">
        <w:rPr>
          <w:rFonts w:asciiTheme="minorHAnsi" w:hAnsiTheme="minorHAnsi" w:cstheme="minorHAnsi"/>
        </w:rPr>
        <w:t>[</w:t>
      </w:r>
      <w:r w:rsidR="00A16CC0" w:rsidRPr="00D47CEF">
        <w:rPr>
          <w:rFonts w:asciiTheme="minorHAnsi" w:hAnsiTheme="minorHAnsi" w:cstheme="minorHAnsi"/>
        </w:rPr>
        <w:t>31</w:t>
      </w:r>
      <w:r w:rsidRPr="00D47CEF">
        <w:rPr>
          <w:rFonts w:asciiTheme="minorHAnsi" w:hAnsiTheme="minorHAnsi" w:cstheme="minorHAnsi"/>
        </w:rPr>
        <w:t xml:space="preserve">] </w:t>
      </w:r>
      <w:r w:rsidRPr="00D47CEF">
        <w:rPr>
          <w:rFonts w:asciiTheme="minorHAnsi" w:eastAsia="Times New Roman" w:hAnsiTheme="minorHAnsi" w:cstheme="minorHAnsi"/>
          <w:b/>
          <w:bCs/>
          <w:lang w:val="en-GB" w:eastAsia="fr-FR"/>
        </w:rPr>
        <w:t xml:space="preserve">G. </w:t>
      </w:r>
      <w:r w:rsidRPr="00D47CEF">
        <w:rPr>
          <w:rFonts w:asciiTheme="minorHAnsi" w:eastAsia="Times New Roman" w:hAnsiTheme="minorHAnsi" w:cstheme="minorHAnsi"/>
          <w:b/>
          <w:bCs/>
          <w:smallCaps/>
          <w:lang w:val="en-GB" w:eastAsia="fr-FR"/>
        </w:rPr>
        <w:t>Sarah</w:t>
      </w:r>
      <w:r w:rsidRPr="00D47CEF">
        <w:rPr>
          <w:rFonts w:asciiTheme="minorHAnsi" w:eastAsia="Times New Roman" w:hAnsiTheme="minorHAnsi" w:cstheme="minorHAnsi"/>
          <w:b/>
          <w:bCs/>
          <w:lang w:val="en-GB" w:eastAsia="fr-FR"/>
        </w:rPr>
        <w:t xml:space="preserve">, </w:t>
      </w:r>
      <w:r w:rsidR="00E251D4" w:rsidRPr="00D47CEF">
        <w:rPr>
          <w:rFonts w:asciiTheme="minorHAnsi" w:hAnsiTheme="minorHAnsi" w:cstheme="minorHAnsi"/>
          <w:b/>
          <w:bCs/>
          <w:lang w:val="en-GB"/>
        </w:rPr>
        <w:t>“</w:t>
      </w:r>
      <w:hyperlink r:id="rId18" w:history="1">
        <w:r w:rsidRPr="00D47CEF">
          <w:rPr>
            <w:rStyle w:val="Hyperlink"/>
            <w:rFonts w:asciiTheme="minorHAnsi" w:eastAsia="Times New Roman" w:hAnsiTheme="minorHAnsi" w:cstheme="minorHAnsi"/>
            <w:b/>
            <w:bCs/>
            <w:color w:val="auto"/>
            <w:u w:val="none"/>
            <w:lang w:val="en-GB" w:eastAsia="fr-FR"/>
          </w:rPr>
          <w:t>Melle but not Melle? A mine’s mint as a hub for Carolingian silver coinage recycling</w:t>
        </w:r>
      </w:hyperlink>
      <w:r w:rsidR="00E251D4" w:rsidRPr="00D47CEF">
        <w:rPr>
          <w:rFonts w:asciiTheme="minorHAnsi" w:hAnsiTheme="minorHAnsi" w:cstheme="minorHAnsi"/>
          <w:b/>
          <w:bCs/>
          <w:lang w:val="en-GB"/>
        </w:rPr>
        <w:t>”</w:t>
      </w:r>
      <w:r w:rsidRPr="00D47CEF">
        <w:rPr>
          <w:rFonts w:asciiTheme="minorHAnsi" w:eastAsia="Times New Roman" w:hAnsiTheme="minorHAnsi" w:cstheme="minorHAnsi"/>
          <w:b/>
          <w:bCs/>
          <w:lang w:val="en-GB" w:eastAsia="fr-FR"/>
        </w:rPr>
        <w:t xml:space="preserve">, </w:t>
      </w:r>
      <w:r w:rsidRPr="00D47CEF">
        <w:rPr>
          <w:rFonts w:asciiTheme="minorHAnsi" w:eastAsia="Times New Roman" w:hAnsiTheme="minorHAnsi" w:cstheme="minorHAnsi"/>
          <w:b/>
          <w:bCs/>
          <w:i/>
          <w:lang w:val="en-GB" w:eastAsia="fr-FR"/>
        </w:rPr>
        <w:t>Archaeometry</w:t>
      </w:r>
      <w:r w:rsidR="00E251D4" w:rsidRPr="00D47CEF">
        <w:rPr>
          <w:rFonts w:asciiTheme="minorHAnsi" w:eastAsia="Times New Roman" w:hAnsiTheme="minorHAnsi" w:cstheme="minorHAnsi"/>
          <w:b/>
          <w:bCs/>
          <w:lang w:val="en-GB" w:eastAsia="fr-FR"/>
        </w:rPr>
        <w:t xml:space="preserve">, </w:t>
      </w:r>
      <w:r w:rsidRPr="00D47CEF">
        <w:rPr>
          <w:rFonts w:asciiTheme="minorHAnsi" w:eastAsia="Times New Roman" w:hAnsiTheme="minorHAnsi" w:cstheme="minorHAnsi"/>
          <w:b/>
          <w:bCs/>
          <w:lang w:val="en-GB" w:eastAsia="fr-FR"/>
        </w:rPr>
        <w:t>2024</w:t>
      </w:r>
      <w:r w:rsidR="00A16CC0" w:rsidRPr="00D47CEF">
        <w:rPr>
          <w:rFonts w:asciiTheme="minorHAnsi" w:eastAsia="Times New Roman" w:hAnsiTheme="minorHAnsi" w:cstheme="minorHAnsi"/>
          <w:b/>
          <w:bCs/>
          <w:lang w:val="en-GB" w:eastAsia="fr-FR"/>
        </w:rPr>
        <w:t xml:space="preserve"> (</w:t>
      </w:r>
      <w:hyperlink r:id="rId19" w:tgtFrame="_blank" w:history="1">
        <w:r w:rsidR="00A16CC0" w:rsidRPr="00D47CEF">
          <w:rPr>
            <w:rStyle w:val="Hyperlink"/>
            <w:rFonts w:asciiTheme="minorHAnsi" w:hAnsiTheme="minorHAnsi" w:cstheme="minorHAnsi"/>
          </w:rPr>
          <w:t>10.1111/arcm.13041</w:t>
        </w:r>
      </w:hyperlink>
      <w:r w:rsidR="00A16CC0" w:rsidRPr="00D47CEF">
        <w:rPr>
          <w:rFonts w:asciiTheme="minorHAnsi" w:hAnsiTheme="minorHAnsi" w:cstheme="minorHAnsi"/>
          <w:b/>
          <w:bCs/>
        </w:rPr>
        <w:t>).</w:t>
      </w:r>
    </w:p>
    <w:p w14:paraId="489CC96C" w14:textId="73E29245" w:rsidR="001B1C2F" w:rsidRPr="00D47CEF" w:rsidRDefault="001B1C2F" w:rsidP="00D47CEF">
      <w:pPr>
        <w:spacing w:before="0" w:after="0" w:line="240" w:lineRule="auto"/>
        <w:rPr>
          <w:rFonts w:asciiTheme="minorHAnsi" w:eastAsia="Times New Roman" w:hAnsiTheme="minorHAnsi" w:cstheme="minorHAnsi"/>
          <w:lang w:val="en-GB" w:eastAsia="fr-FR"/>
        </w:rPr>
      </w:pPr>
      <w:r w:rsidRPr="00D47CEF">
        <w:rPr>
          <w:rFonts w:asciiTheme="minorHAnsi" w:eastAsia="Times New Roman" w:hAnsiTheme="minorHAnsi" w:cstheme="minorHAnsi"/>
          <w:lang w:val="en-GB" w:eastAsia="fr-FR"/>
        </w:rPr>
        <w:t>[</w:t>
      </w:r>
      <w:r w:rsidR="00A16CC0" w:rsidRPr="00D47CEF">
        <w:rPr>
          <w:rFonts w:asciiTheme="minorHAnsi" w:eastAsia="Times New Roman" w:hAnsiTheme="minorHAnsi" w:cstheme="minorHAnsi"/>
          <w:lang w:val="en-GB" w:eastAsia="fr-FR"/>
        </w:rPr>
        <w:t>32</w:t>
      </w:r>
      <w:r w:rsidRPr="00D47CEF">
        <w:rPr>
          <w:rFonts w:asciiTheme="minorHAnsi" w:eastAsia="Times New Roman" w:hAnsiTheme="minorHAnsi" w:cstheme="minorHAnsi"/>
          <w:lang w:val="en-GB" w:eastAsia="fr-FR"/>
        </w:rPr>
        <w:t>]</w:t>
      </w:r>
      <w:r w:rsidR="000A5189" w:rsidRPr="00D47CEF">
        <w:rPr>
          <w:rFonts w:asciiTheme="minorHAnsi" w:eastAsia="Times New Roman" w:hAnsiTheme="minorHAnsi" w:cstheme="minorHAnsi"/>
          <w:lang w:val="en-GB" w:eastAsia="fr-FR"/>
        </w:rPr>
        <w:t xml:space="preserve"> </w:t>
      </w:r>
      <w:r w:rsidR="000A5189" w:rsidRPr="00D47CEF">
        <w:rPr>
          <w:rFonts w:asciiTheme="minorHAnsi" w:eastAsia="Times New Roman" w:hAnsiTheme="minorHAnsi" w:cstheme="minorHAnsi"/>
          <w:b/>
          <w:bCs/>
          <w:smallCaps/>
          <w:lang w:val="en-GB" w:eastAsia="fr-FR"/>
        </w:rPr>
        <w:t xml:space="preserve">De </w:t>
      </w:r>
      <w:r w:rsidR="000A5189" w:rsidRPr="00D47CEF">
        <w:rPr>
          <w:rFonts w:asciiTheme="minorHAnsi" w:hAnsiTheme="minorHAnsi" w:cstheme="minorHAnsi"/>
          <w:b/>
          <w:bCs/>
          <w:smallCaps/>
          <w:lang w:val="en-GB"/>
        </w:rPr>
        <w:t>Palaminy</w:t>
      </w:r>
      <w:r w:rsidR="000A5189" w:rsidRPr="00D47CEF">
        <w:rPr>
          <w:rFonts w:asciiTheme="minorHAnsi" w:hAnsiTheme="minorHAnsi" w:cstheme="minorHAnsi"/>
          <w:b/>
          <w:bCs/>
          <w:lang w:val="en-GB"/>
        </w:rPr>
        <w:t xml:space="preserve"> L., </w:t>
      </w:r>
      <w:r w:rsidR="000A5189" w:rsidRPr="00D47CEF">
        <w:rPr>
          <w:rFonts w:asciiTheme="minorHAnsi" w:hAnsiTheme="minorHAnsi" w:cstheme="minorHAnsi"/>
          <w:b/>
          <w:bCs/>
          <w:smallCaps/>
          <w:lang w:val="en-GB"/>
        </w:rPr>
        <w:t>Poitrasson</w:t>
      </w:r>
      <w:r w:rsidR="000A5189" w:rsidRPr="00D47CEF">
        <w:rPr>
          <w:rFonts w:asciiTheme="minorHAnsi" w:hAnsiTheme="minorHAnsi" w:cstheme="minorHAnsi"/>
          <w:b/>
          <w:bCs/>
          <w:lang w:val="en-GB"/>
        </w:rPr>
        <w:t xml:space="preserve"> Fr., </w:t>
      </w:r>
      <w:r w:rsidR="000A5189" w:rsidRPr="00D47CEF">
        <w:rPr>
          <w:rFonts w:asciiTheme="minorHAnsi" w:hAnsiTheme="minorHAnsi" w:cstheme="minorHAnsi"/>
          <w:b/>
          <w:bCs/>
          <w:smallCaps/>
          <w:lang w:val="en-GB"/>
        </w:rPr>
        <w:t>Baron</w:t>
      </w:r>
      <w:r w:rsidR="000A5189" w:rsidRPr="00D47CEF">
        <w:rPr>
          <w:rFonts w:asciiTheme="minorHAnsi" w:hAnsiTheme="minorHAnsi" w:cstheme="minorHAnsi"/>
          <w:b/>
          <w:bCs/>
          <w:lang w:val="en-GB"/>
        </w:rPr>
        <w:t xml:space="preserve"> S., </w:t>
      </w:r>
      <w:r w:rsidR="000A5189" w:rsidRPr="00D47CEF">
        <w:rPr>
          <w:rFonts w:asciiTheme="minorHAnsi" w:hAnsiTheme="minorHAnsi" w:cstheme="minorHAnsi"/>
          <w:b/>
          <w:bCs/>
          <w:smallCaps/>
          <w:lang w:val="en-GB"/>
        </w:rPr>
        <w:t>Blet-lemarquand</w:t>
      </w:r>
      <w:r w:rsidR="000A5189" w:rsidRPr="00D47CEF">
        <w:rPr>
          <w:rFonts w:asciiTheme="minorHAnsi" w:hAnsiTheme="minorHAnsi" w:cstheme="minorHAnsi"/>
          <w:b/>
          <w:bCs/>
          <w:lang w:val="en-GB"/>
        </w:rPr>
        <w:t xml:space="preserve"> M. and </w:t>
      </w:r>
      <w:r w:rsidR="000A5189" w:rsidRPr="00D47CEF">
        <w:rPr>
          <w:rFonts w:asciiTheme="minorHAnsi" w:hAnsiTheme="minorHAnsi" w:cstheme="minorHAnsi"/>
          <w:b/>
          <w:bCs/>
          <w:smallCaps/>
          <w:lang w:val="en-GB"/>
        </w:rPr>
        <w:t>Perrière</w:t>
      </w:r>
      <w:r w:rsidR="000A5189" w:rsidRPr="00D47CEF">
        <w:rPr>
          <w:rFonts w:asciiTheme="minorHAnsi" w:hAnsiTheme="minorHAnsi" w:cstheme="minorHAnsi"/>
          <w:b/>
          <w:bCs/>
          <w:lang w:val="en-GB"/>
        </w:rPr>
        <w:t xml:space="preserve"> L., “Development of a multi-isotopic (Pb, Fe, Cu) analytical protocol in gold matrixes for ancient coins provenance studies”, </w:t>
      </w:r>
      <w:r w:rsidR="000A5189" w:rsidRPr="00D47CEF">
        <w:rPr>
          <w:rFonts w:asciiTheme="minorHAnsi" w:hAnsiTheme="minorHAnsi" w:cstheme="minorHAnsi"/>
          <w:b/>
          <w:bCs/>
          <w:i/>
          <w:iCs/>
          <w:lang w:val="en-GB"/>
        </w:rPr>
        <w:t>Journal of Analytical Atomic Spectrometry</w:t>
      </w:r>
      <w:r w:rsidR="000A5189" w:rsidRPr="00D47CEF">
        <w:rPr>
          <w:rFonts w:asciiTheme="minorHAnsi" w:hAnsiTheme="minorHAnsi" w:cstheme="minorHAnsi"/>
          <w:b/>
          <w:bCs/>
          <w:lang w:val="en-GB"/>
        </w:rPr>
        <w:t>, 5, 2024.</w:t>
      </w:r>
    </w:p>
    <w:p w14:paraId="41E8042F" w14:textId="600992C8" w:rsidR="001B1C2F" w:rsidRPr="00D47CEF" w:rsidRDefault="001B1C2F" w:rsidP="00D47CEF">
      <w:pPr>
        <w:spacing w:before="0" w:after="0" w:line="240" w:lineRule="auto"/>
        <w:rPr>
          <w:rFonts w:asciiTheme="minorHAnsi" w:eastAsia="Times New Roman" w:hAnsiTheme="minorHAnsi" w:cstheme="minorHAnsi"/>
          <w:lang w:val="en-GB" w:eastAsia="fr-FR"/>
        </w:rPr>
      </w:pPr>
      <w:r w:rsidRPr="00D47CEF">
        <w:rPr>
          <w:rFonts w:asciiTheme="minorHAnsi" w:eastAsia="Times New Roman" w:hAnsiTheme="minorHAnsi" w:cstheme="minorHAnsi"/>
          <w:lang w:val="en-GB" w:eastAsia="fr-FR"/>
        </w:rPr>
        <w:t>[</w:t>
      </w:r>
      <w:r w:rsidR="00883B68" w:rsidRPr="00D47CEF">
        <w:rPr>
          <w:rFonts w:asciiTheme="minorHAnsi" w:eastAsia="Times New Roman" w:hAnsiTheme="minorHAnsi" w:cstheme="minorHAnsi"/>
          <w:lang w:val="en-GB" w:eastAsia="fr-FR"/>
        </w:rPr>
        <w:t>33</w:t>
      </w:r>
      <w:r w:rsidRPr="00D47CEF">
        <w:rPr>
          <w:rFonts w:asciiTheme="minorHAnsi" w:eastAsia="Times New Roman" w:hAnsiTheme="minorHAnsi" w:cstheme="minorHAnsi"/>
          <w:lang w:val="en-GB" w:eastAsia="fr-FR"/>
        </w:rPr>
        <w:t>]</w:t>
      </w:r>
      <w:r w:rsidR="00883B68" w:rsidRPr="00D47CEF">
        <w:rPr>
          <w:rFonts w:asciiTheme="minorHAnsi" w:hAnsiTheme="minorHAnsi" w:cstheme="minorHAnsi"/>
          <w:lang w:val="en-GB"/>
        </w:rPr>
        <w:t xml:space="preserve"> </w:t>
      </w:r>
      <w:r w:rsidR="00883B68" w:rsidRPr="00D47CEF">
        <w:rPr>
          <w:rFonts w:asciiTheme="minorHAnsi" w:hAnsiTheme="minorHAnsi" w:cstheme="minorHAnsi"/>
          <w:smallCaps/>
          <w:lang w:val="en-GB"/>
        </w:rPr>
        <w:t>Albarède</w:t>
      </w:r>
      <w:r w:rsidR="00883B68" w:rsidRPr="00D47CEF">
        <w:rPr>
          <w:rFonts w:asciiTheme="minorHAnsi" w:hAnsiTheme="minorHAnsi" w:cstheme="minorHAnsi"/>
          <w:lang w:val="en-GB"/>
        </w:rPr>
        <w:t xml:space="preserve"> Fr., </w:t>
      </w:r>
      <w:r w:rsidR="00883B68" w:rsidRPr="00D47CEF">
        <w:rPr>
          <w:rFonts w:asciiTheme="minorHAnsi" w:hAnsiTheme="minorHAnsi" w:cstheme="minorHAnsi"/>
          <w:smallCaps/>
          <w:lang w:val="en-GB"/>
        </w:rPr>
        <w:t>Blichert-Toft</w:t>
      </w:r>
      <w:r w:rsidR="00883B68" w:rsidRPr="00D47CEF">
        <w:rPr>
          <w:rFonts w:asciiTheme="minorHAnsi" w:hAnsiTheme="minorHAnsi" w:cstheme="minorHAnsi"/>
          <w:lang w:val="en-GB"/>
        </w:rPr>
        <w:t xml:space="preserve"> J., </w:t>
      </w:r>
      <w:r w:rsidR="00883B68" w:rsidRPr="00D47CEF">
        <w:rPr>
          <w:rFonts w:asciiTheme="minorHAnsi" w:hAnsiTheme="minorHAnsi" w:cstheme="minorHAnsi"/>
          <w:smallCaps/>
          <w:lang w:val="en-GB"/>
        </w:rPr>
        <w:t>Rivoal</w:t>
      </w:r>
      <w:r w:rsidR="00883B68" w:rsidRPr="00D47CEF">
        <w:rPr>
          <w:rFonts w:asciiTheme="minorHAnsi" w:hAnsiTheme="minorHAnsi" w:cstheme="minorHAnsi"/>
          <w:lang w:val="en-GB"/>
        </w:rPr>
        <w:t xml:space="preserve"> M. and </w:t>
      </w:r>
      <w:r w:rsidR="00883B68" w:rsidRPr="00D47CEF">
        <w:rPr>
          <w:rFonts w:asciiTheme="minorHAnsi" w:hAnsiTheme="minorHAnsi" w:cstheme="minorHAnsi"/>
          <w:smallCaps/>
          <w:lang w:val="en-GB"/>
        </w:rPr>
        <w:t>Telouk</w:t>
      </w:r>
      <w:r w:rsidR="00883B68" w:rsidRPr="00D47CEF">
        <w:rPr>
          <w:rFonts w:asciiTheme="minorHAnsi" w:hAnsiTheme="minorHAnsi" w:cstheme="minorHAnsi"/>
          <w:lang w:val="en-GB"/>
        </w:rPr>
        <w:t xml:space="preserve"> Ph., “A glimpse into the Roman finances of the Second Punic War through silver isotopes”, </w:t>
      </w:r>
      <w:r w:rsidR="00883B68" w:rsidRPr="00D47CEF">
        <w:rPr>
          <w:rFonts w:asciiTheme="minorHAnsi" w:hAnsiTheme="minorHAnsi" w:cstheme="minorHAnsi"/>
          <w:i/>
          <w:iCs/>
          <w:lang w:val="en-GB"/>
        </w:rPr>
        <w:t>Geochemical Perspectives Letters</w:t>
      </w:r>
      <w:r w:rsidR="00883B68" w:rsidRPr="00D47CEF">
        <w:rPr>
          <w:rFonts w:asciiTheme="minorHAnsi" w:hAnsiTheme="minorHAnsi" w:cstheme="minorHAnsi"/>
          <w:lang w:val="en-GB"/>
        </w:rPr>
        <w:t>, 2, 2016, p. 127-137.</w:t>
      </w:r>
    </w:p>
    <w:p w14:paraId="7E05597D" w14:textId="42664BA1" w:rsidR="00883B68" w:rsidRPr="00D47CEF" w:rsidRDefault="001B1C2F" w:rsidP="00D47CEF">
      <w:pPr>
        <w:spacing w:before="0" w:after="0" w:line="240" w:lineRule="auto"/>
        <w:rPr>
          <w:rFonts w:asciiTheme="minorHAnsi" w:hAnsiTheme="minorHAnsi" w:cstheme="minorHAnsi"/>
          <w:lang w:val="fr-FR"/>
        </w:rPr>
      </w:pPr>
      <w:r w:rsidRPr="00D47CEF">
        <w:rPr>
          <w:rFonts w:asciiTheme="minorHAnsi" w:eastAsia="Times New Roman" w:hAnsiTheme="minorHAnsi" w:cstheme="minorHAnsi"/>
          <w:lang w:val="fr-FR" w:eastAsia="fr-FR"/>
        </w:rPr>
        <w:t>[</w:t>
      </w:r>
      <w:r w:rsidR="00883B68" w:rsidRPr="00D47CEF">
        <w:rPr>
          <w:rFonts w:asciiTheme="minorHAnsi" w:eastAsia="Times New Roman" w:hAnsiTheme="minorHAnsi" w:cstheme="minorHAnsi"/>
          <w:lang w:val="fr-FR" w:eastAsia="fr-FR"/>
        </w:rPr>
        <w:t>34</w:t>
      </w:r>
      <w:r w:rsidRPr="00D47CEF">
        <w:rPr>
          <w:rFonts w:asciiTheme="minorHAnsi" w:eastAsia="Times New Roman" w:hAnsiTheme="minorHAnsi" w:cstheme="minorHAnsi"/>
          <w:lang w:val="fr-FR" w:eastAsia="fr-FR"/>
        </w:rPr>
        <w:t>]</w:t>
      </w:r>
      <w:r w:rsidR="00883B68" w:rsidRPr="00D47CEF">
        <w:rPr>
          <w:rFonts w:asciiTheme="minorHAnsi" w:eastAsia="Times New Roman" w:hAnsiTheme="minorHAnsi" w:cstheme="minorHAnsi"/>
          <w:lang w:val="fr-FR" w:eastAsia="fr-FR"/>
        </w:rPr>
        <w:t xml:space="preserve"> </w:t>
      </w:r>
      <w:r w:rsidR="00883B68" w:rsidRPr="00D47CEF">
        <w:rPr>
          <w:rFonts w:asciiTheme="minorHAnsi" w:hAnsiTheme="minorHAnsi" w:cstheme="minorHAnsi"/>
          <w:b/>
          <w:bCs/>
          <w:lang w:val="fr-FR"/>
        </w:rPr>
        <w:t>Blet-Lemarquand M., “Les apports de l’archéométrie à la numismatique. Quelques réflexions”, Bulletin de la Société française de numismatique, 79-02, 2024, p. 79-88.</w:t>
      </w:r>
    </w:p>
    <w:p w14:paraId="6A4A0739" w14:textId="74E37383" w:rsidR="001B1C2F" w:rsidRPr="00D47CEF" w:rsidRDefault="0071136C" w:rsidP="00D47CEF">
      <w:pPr>
        <w:spacing w:before="0" w:after="0" w:line="240" w:lineRule="auto"/>
        <w:rPr>
          <w:rFonts w:asciiTheme="minorHAnsi" w:eastAsia="Times New Roman" w:hAnsiTheme="minorHAnsi" w:cstheme="minorHAnsi"/>
          <w:lang w:val="fr-FR" w:eastAsia="fr-FR"/>
        </w:rPr>
      </w:pPr>
      <w:r w:rsidRPr="00D47CEF">
        <w:rPr>
          <w:rFonts w:asciiTheme="minorHAnsi" w:eastAsia="Times New Roman" w:hAnsiTheme="minorHAnsi" w:cstheme="minorHAnsi"/>
          <w:lang w:val="fr-FR" w:eastAsia="fr-FR"/>
        </w:rPr>
        <w:t>[3</w:t>
      </w:r>
      <w:r w:rsidR="000C2388" w:rsidRPr="00D47CEF">
        <w:rPr>
          <w:rFonts w:asciiTheme="minorHAnsi" w:eastAsia="Times New Roman" w:hAnsiTheme="minorHAnsi" w:cstheme="minorHAnsi"/>
          <w:lang w:val="fr-FR" w:eastAsia="fr-FR"/>
        </w:rPr>
        <w:t>5</w:t>
      </w:r>
      <w:r w:rsidRPr="00D47CEF">
        <w:rPr>
          <w:rFonts w:asciiTheme="minorHAnsi" w:eastAsia="Times New Roman" w:hAnsiTheme="minorHAnsi" w:cstheme="minorHAnsi"/>
          <w:lang w:val="fr-FR" w:eastAsia="fr-FR"/>
        </w:rPr>
        <w:t xml:space="preserve">] </w:t>
      </w:r>
      <w:r w:rsidRPr="00D47CEF">
        <w:rPr>
          <w:rFonts w:asciiTheme="minorHAnsi" w:eastAsia="Times New Roman" w:hAnsiTheme="minorHAnsi" w:cstheme="minorHAnsi"/>
          <w:smallCaps/>
          <w:lang w:val="fr-FR" w:eastAsia="fr-FR"/>
        </w:rPr>
        <w:t>Fauvelle</w:t>
      </w:r>
      <w:r w:rsidR="00CE15FD" w:rsidRPr="00D47CEF">
        <w:rPr>
          <w:rFonts w:asciiTheme="minorHAnsi" w:eastAsia="Times New Roman" w:hAnsiTheme="minorHAnsi" w:cstheme="minorHAnsi"/>
          <w:lang w:val="fr-FR" w:eastAsia="fr-FR"/>
        </w:rPr>
        <w:t xml:space="preserve"> Fr.-X.</w:t>
      </w:r>
      <w:r w:rsidRPr="00D47CEF">
        <w:rPr>
          <w:rFonts w:asciiTheme="minorHAnsi" w:eastAsia="Times New Roman" w:hAnsiTheme="minorHAnsi" w:cstheme="minorHAnsi"/>
          <w:lang w:val="fr-FR" w:eastAsia="fr-FR"/>
        </w:rPr>
        <w:t xml:space="preserve">, </w:t>
      </w:r>
      <w:r w:rsidR="00CE15FD" w:rsidRPr="00D47CEF">
        <w:rPr>
          <w:rFonts w:asciiTheme="minorHAnsi" w:eastAsia="Times New Roman" w:hAnsiTheme="minorHAnsi" w:cstheme="minorHAnsi"/>
          <w:i/>
          <w:iCs/>
          <w:lang w:val="fr-FR" w:eastAsia="fr-FR"/>
        </w:rPr>
        <w:t xml:space="preserve">Le </w:t>
      </w:r>
      <w:r w:rsidRPr="00D47CEF">
        <w:rPr>
          <w:rFonts w:asciiTheme="minorHAnsi" w:eastAsia="Times New Roman" w:hAnsiTheme="minorHAnsi" w:cstheme="minorHAnsi"/>
          <w:i/>
          <w:iCs/>
          <w:lang w:val="fr-FR" w:eastAsia="fr-FR"/>
        </w:rPr>
        <w:t>rhinocéros d’or</w:t>
      </w:r>
      <w:r w:rsidR="00CE15FD" w:rsidRPr="00D47CEF">
        <w:rPr>
          <w:rFonts w:asciiTheme="minorHAnsi" w:eastAsia="Times New Roman" w:hAnsiTheme="minorHAnsi" w:cstheme="minorHAnsi"/>
          <w:i/>
          <w:iCs/>
          <w:lang w:val="fr-FR" w:eastAsia="fr-FR"/>
        </w:rPr>
        <w:t>. Histoire</w:t>
      </w:r>
      <w:r w:rsidR="000C2388" w:rsidRPr="00D47CEF">
        <w:rPr>
          <w:rFonts w:asciiTheme="minorHAnsi" w:eastAsia="Times New Roman" w:hAnsiTheme="minorHAnsi" w:cstheme="minorHAnsi"/>
          <w:i/>
          <w:iCs/>
          <w:lang w:val="fr-FR" w:eastAsia="fr-FR"/>
        </w:rPr>
        <w:t>s</w:t>
      </w:r>
      <w:r w:rsidR="00CE15FD" w:rsidRPr="00D47CEF">
        <w:rPr>
          <w:rFonts w:asciiTheme="minorHAnsi" w:eastAsia="Times New Roman" w:hAnsiTheme="minorHAnsi" w:cstheme="minorHAnsi"/>
          <w:i/>
          <w:iCs/>
          <w:lang w:val="fr-FR" w:eastAsia="fr-FR"/>
        </w:rPr>
        <w:t xml:space="preserve"> du Moyen Âge africain</w:t>
      </w:r>
      <w:r w:rsidR="000C2388" w:rsidRPr="00D47CEF">
        <w:rPr>
          <w:rFonts w:asciiTheme="minorHAnsi" w:eastAsia="Times New Roman" w:hAnsiTheme="minorHAnsi" w:cstheme="minorHAnsi"/>
          <w:lang w:val="fr-FR" w:eastAsia="fr-FR"/>
        </w:rPr>
        <w:t>, Paris, 2013.</w:t>
      </w:r>
    </w:p>
    <w:p w14:paraId="3503FF48" w14:textId="17C10DC1" w:rsidR="001B1C2F" w:rsidRPr="00D47CEF" w:rsidRDefault="001B1C2F" w:rsidP="00D47CEF">
      <w:pPr>
        <w:spacing w:before="0" w:after="0" w:line="240" w:lineRule="auto"/>
        <w:rPr>
          <w:rFonts w:asciiTheme="minorHAnsi" w:eastAsia="Times New Roman" w:hAnsiTheme="minorHAnsi" w:cstheme="minorHAnsi"/>
          <w:b/>
          <w:bCs/>
          <w:lang w:val="fr-FR" w:eastAsia="fr-FR"/>
        </w:rPr>
      </w:pPr>
      <w:r w:rsidRPr="00D47CEF">
        <w:rPr>
          <w:rFonts w:asciiTheme="minorHAnsi" w:hAnsiTheme="minorHAnsi" w:cstheme="minorHAnsi"/>
          <w:lang w:val="fr-FR"/>
        </w:rPr>
        <w:t>[3</w:t>
      </w:r>
      <w:r w:rsidR="000C2388" w:rsidRPr="00D47CEF">
        <w:rPr>
          <w:rFonts w:asciiTheme="minorHAnsi" w:hAnsiTheme="minorHAnsi" w:cstheme="minorHAnsi"/>
          <w:lang w:val="fr-FR"/>
        </w:rPr>
        <w:t>6</w:t>
      </w:r>
      <w:r w:rsidRPr="00D47CEF">
        <w:rPr>
          <w:rFonts w:asciiTheme="minorHAnsi" w:hAnsiTheme="minorHAnsi" w:cstheme="minorHAnsi"/>
          <w:lang w:val="fr-FR"/>
        </w:rPr>
        <w:t>]</w:t>
      </w:r>
      <w:r w:rsidRPr="00D47CEF">
        <w:rPr>
          <w:rFonts w:asciiTheme="minorHAnsi" w:hAnsiTheme="minorHAnsi" w:cstheme="minorHAnsi"/>
          <w:smallCaps/>
          <w:lang w:val="fr-FR"/>
        </w:rPr>
        <w:t xml:space="preserve"> </w:t>
      </w:r>
      <w:r w:rsidRPr="00D47CEF">
        <w:rPr>
          <w:rFonts w:asciiTheme="minorHAnsi" w:hAnsiTheme="minorHAnsi" w:cstheme="minorHAnsi"/>
          <w:b/>
          <w:bCs/>
          <w:smallCaps/>
          <w:lang w:val="fr-FR"/>
        </w:rPr>
        <w:t>Sénac</w:t>
      </w:r>
      <w:r w:rsidRPr="00D47CEF">
        <w:rPr>
          <w:rFonts w:asciiTheme="minorHAnsi" w:hAnsiTheme="minorHAnsi" w:cstheme="minorHAnsi"/>
          <w:b/>
          <w:bCs/>
          <w:lang w:val="fr-FR"/>
        </w:rPr>
        <w:t xml:space="preserve"> Ph., </w:t>
      </w:r>
      <w:r w:rsidRPr="00D47CEF">
        <w:rPr>
          <w:rFonts w:asciiTheme="minorHAnsi" w:hAnsiTheme="minorHAnsi" w:cstheme="minorHAnsi"/>
          <w:b/>
          <w:bCs/>
          <w:smallCaps/>
          <w:lang w:val="fr-FR"/>
        </w:rPr>
        <w:t>Gasc</w:t>
      </w:r>
      <w:r w:rsidRPr="00D47CEF">
        <w:rPr>
          <w:rFonts w:asciiTheme="minorHAnsi" w:hAnsiTheme="minorHAnsi" w:cstheme="minorHAnsi"/>
          <w:b/>
          <w:bCs/>
          <w:lang w:val="fr-FR"/>
        </w:rPr>
        <w:t xml:space="preserve"> S., </w:t>
      </w:r>
      <w:r w:rsidRPr="00D47CEF">
        <w:rPr>
          <w:rFonts w:asciiTheme="minorHAnsi" w:hAnsiTheme="minorHAnsi" w:cstheme="minorHAnsi"/>
          <w:b/>
          <w:bCs/>
          <w:smallCaps/>
          <w:lang w:val="fr-FR"/>
        </w:rPr>
        <w:t>Gibert Rebull</w:t>
      </w:r>
      <w:r w:rsidRPr="00D47CEF">
        <w:rPr>
          <w:rFonts w:asciiTheme="minorHAnsi" w:hAnsiTheme="minorHAnsi" w:cstheme="minorHAnsi"/>
          <w:b/>
          <w:bCs/>
          <w:lang w:val="fr-FR"/>
        </w:rPr>
        <w:t xml:space="preserve"> J., </w:t>
      </w:r>
      <w:r w:rsidRPr="00D47CEF">
        <w:rPr>
          <w:rFonts w:asciiTheme="minorHAnsi" w:hAnsiTheme="minorHAnsi" w:cstheme="minorHAnsi"/>
          <w:b/>
          <w:bCs/>
          <w:smallCaps/>
          <w:lang w:val="fr-FR"/>
        </w:rPr>
        <w:t>Savarese</w:t>
      </w:r>
      <w:r w:rsidRPr="00D47CEF">
        <w:rPr>
          <w:rFonts w:asciiTheme="minorHAnsi" w:hAnsiTheme="minorHAnsi" w:cstheme="minorHAnsi"/>
          <w:b/>
          <w:bCs/>
          <w:lang w:val="fr-FR"/>
        </w:rPr>
        <w:t xml:space="preserve"> L., </w:t>
      </w:r>
      <w:r w:rsidRPr="00D47CEF">
        <w:rPr>
          <w:rFonts w:asciiTheme="minorHAnsi" w:hAnsiTheme="minorHAnsi" w:cstheme="minorHAnsi"/>
          <w:b/>
          <w:bCs/>
          <w:i/>
          <w:iCs/>
          <w:lang w:val="fr-FR"/>
        </w:rPr>
        <w:t>Un habitat rural d’al-Andalus (Xe-XIe siècles). Les fouilles de Las Sillas (Marcén, Huesca)</w:t>
      </w:r>
      <w:r w:rsidRPr="00D47CEF">
        <w:rPr>
          <w:rFonts w:asciiTheme="minorHAnsi" w:hAnsiTheme="minorHAnsi" w:cstheme="minorHAnsi"/>
          <w:b/>
          <w:bCs/>
          <w:lang w:val="fr-FR"/>
        </w:rPr>
        <w:t>, Madrid, 2020.</w:t>
      </w:r>
    </w:p>
    <w:p w14:paraId="7565445F" w14:textId="0D8E4409" w:rsidR="001B1C2F" w:rsidRPr="00D47CEF" w:rsidRDefault="001B1C2F" w:rsidP="00D47CEF">
      <w:pPr>
        <w:spacing w:before="0" w:after="20" w:line="240" w:lineRule="auto"/>
        <w:rPr>
          <w:rFonts w:asciiTheme="minorHAnsi" w:eastAsia="Times New Roman" w:hAnsiTheme="minorHAnsi" w:cstheme="minorHAnsi"/>
          <w:b/>
          <w:bCs/>
          <w:lang w:val="fr-FR" w:eastAsia="fr-FR"/>
        </w:rPr>
      </w:pPr>
      <w:r w:rsidRPr="00D47CEF">
        <w:rPr>
          <w:rFonts w:asciiTheme="minorHAnsi" w:hAnsiTheme="minorHAnsi" w:cstheme="minorHAnsi"/>
          <w:lang w:val="fr-FR"/>
        </w:rPr>
        <w:t xml:space="preserve">[32] </w:t>
      </w:r>
      <w:r w:rsidRPr="00D47CEF">
        <w:rPr>
          <w:rFonts w:asciiTheme="minorHAnsi" w:hAnsiTheme="minorHAnsi" w:cstheme="minorHAnsi"/>
          <w:b/>
          <w:bCs/>
          <w:iCs/>
          <w:smallCaps/>
          <w:lang w:val="fr-FR"/>
        </w:rPr>
        <w:t>Téreygeol</w:t>
      </w:r>
      <w:r w:rsidRPr="00D47CEF">
        <w:rPr>
          <w:rFonts w:asciiTheme="minorHAnsi" w:hAnsiTheme="minorHAnsi" w:cstheme="minorHAnsi"/>
          <w:b/>
          <w:bCs/>
          <w:lang w:val="fr-FR"/>
        </w:rPr>
        <w:t xml:space="preserve"> Fl., </w:t>
      </w:r>
      <w:r w:rsidRPr="00D47CEF">
        <w:rPr>
          <w:rFonts w:asciiTheme="minorHAnsi" w:eastAsia="Times New Roman" w:hAnsiTheme="minorHAnsi" w:cstheme="minorHAnsi"/>
          <w:b/>
          <w:bCs/>
          <w:lang w:val="fr-FR" w:eastAsia="fr-FR"/>
        </w:rPr>
        <w:t xml:space="preserve">“La mine de Jabalî : produire l’argent dans le Yémen médiéval”, </w:t>
      </w:r>
      <w:r w:rsidRPr="00D47CEF">
        <w:rPr>
          <w:rFonts w:asciiTheme="minorHAnsi" w:eastAsia="Times New Roman" w:hAnsiTheme="minorHAnsi" w:cstheme="minorHAnsi"/>
          <w:b/>
          <w:bCs/>
          <w:i/>
          <w:iCs/>
          <w:lang w:val="fr-FR" w:eastAsia="fr-FR"/>
        </w:rPr>
        <w:t>30 ans d’archéologie au Yémen</w:t>
      </w:r>
      <w:r w:rsidRPr="00D47CEF">
        <w:rPr>
          <w:rFonts w:asciiTheme="minorHAnsi" w:eastAsia="Times New Roman" w:hAnsiTheme="minorHAnsi" w:cstheme="minorHAnsi"/>
          <w:b/>
          <w:bCs/>
          <w:lang w:val="fr-FR" w:eastAsia="fr-FR"/>
        </w:rPr>
        <w:t>, 2013, p. 302-311.</w:t>
      </w:r>
    </w:p>
    <w:p w14:paraId="5667ABD3" w14:textId="009CEAD3" w:rsidR="00B17F05" w:rsidRPr="00712338" w:rsidRDefault="00B17F05" w:rsidP="00D47CEF">
      <w:pPr>
        <w:spacing w:before="0" w:after="20" w:line="240" w:lineRule="auto"/>
        <w:rPr>
          <w:rFonts w:asciiTheme="minorHAnsi" w:eastAsia="Times New Roman" w:hAnsiTheme="minorHAnsi" w:cstheme="minorHAnsi"/>
          <w:lang w:val="fr-FR" w:eastAsia="fr-FR"/>
        </w:rPr>
      </w:pPr>
      <w:r w:rsidRPr="00D47CEF">
        <w:rPr>
          <w:rFonts w:asciiTheme="minorHAnsi" w:eastAsia="Times New Roman" w:hAnsiTheme="minorHAnsi" w:cstheme="minorHAnsi"/>
          <w:lang w:val="fr-FR" w:eastAsia="fr-FR"/>
        </w:rPr>
        <w:t>[3</w:t>
      </w:r>
      <w:r w:rsidR="00A17088" w:rsidRPr="00D47CEF">
        <w:rPr>
          <w:rFonts w:asciiTheme="minorHAnsi" w:eastAsia="Times New Roman" w:hAnsiTheme="minorHAnsi" w:cstheme="minorHAnsi"/>
          <w:lang w:val="fr-FR" w:eastAsia="fr-FR"/>
        </w:rPr>
        <w:t>8</w:t>
      </w:r>
      <w:r w:rsidRPr="00D47CEF">
        <w:rPr>
          <w:rFonts w:asciiTheme="minorHAnsi" w:eastAsia="Times New Roman" w:hAnsiTheme="minorHAnsi" w:cstheme="minorHAnsi"/>
          <w:lang w:val="fr-FR" w:eastAsia="fr-FR"/>
        </w:rPr>
        <w:t xml:space="preserve">] </w:t>
      </w:r>
      <w:hyperlink r:id="rId20" w:history="1">
        <w:r w:rsidRPr="00D47CEF">
          <w:rPr>
            <w:rStyle w:val="Hyperlink"/>
            <w:rFonts w:asciiTheme="minorHAnsi" w:eastAsia="Times New Roman" w:hAnsiTheme="minorHAnsi" w:cstheme="minorHAnsi"/>
            <w:lang w:val="fr-FR" w:eastAsia="fr-FR"/>
          </w:rPr>
          <w:t>https://brasscoins.hypotheses.org/</w:t>
        </w:r>
      </w:hyperlink>
    </w:p>
    <w:bookmarkEnd w:id="89"/>
    <w:p w14:paraId="24F52746" w14:textId="77777777" w:rsidR="00DF517C" w:rsidRPr="00712338" w:rsidRDefault="00DF517C" w:rsidP="00085A6D">
      <w:pPr>
        <w:spacing w:before="0" w:line="240" w:lineRule="auto"/>
        <w:rPr>
          <w:rFonts w:asciiTheme="minorHAnsi" w:eastAsia="MS Mincho" w:hAnsiTheme="minorHAnsi" w:cstheme="minorHAnsi"/>
          <w:i/>
          <w:color w:val="808080"/>
          <w:lang w:val="es-ES" w:eastAsia="ja-JP"/>
        </w:rPr>
      </w:pPr>
    </w:p>
    <w:sectPr w:rsidR="00DF517C" w:rsidRPr="00712338" w:rsidSect="00014F06">
      <w:headerReference w:type="default" r:id="rId21"/>
      <w:footerReference w:type="default" r:id="rId2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HUET Thomas" w:date="2025-03-27T13:58:00Z" w:initials="HT">
    <w:p w14:paraId="78558E7E" w14:textId="7E062DC8" w:rsidR="00840202" w:rsidRPr="00840202" w:rsidRDefault="00840202">
      <w:pPr>
        <w:pStyle w:val="CommentText"/>
        <w:rPr>
          <w:lang w:val="fr-FR"/>
        </w:rPr>
      </w:pPr>
      <w:r>
        <w:rPr>
          <w:rStyle w:val="CommentReference"/>
        </w:rPr>
        <w:annotationRef/>
      </w:r>
      <w:r w:rsidRPr="00840202">
        <w:rPr>
          <w:lang w:val="fr-FR"/>
        </w:rPr>
        <w:t xml:space="preserve">Mettre </w:t>
      </w:r>
      <w:r w:rsidRPr="00FE3182">
        <w:rPr>
          <w:lang w:val="fr-FR"/>
        </w:rPr>
        <w:t xml:space="preserve">Bibliothèque Nationale de </w:t>
      </w:r>
      <w:r>
        <w:rPr>
          <w:lang w:val="fr-FR"/>
        </w:rPr>
        <w:t>France en toutes lettres à la premièere occurrence de BnF</w:t>
      </w:r>
    </w:p>
  </w:comment>
  <w:comment w:id="2" w:author="HUET Thomas" w:date="2025-03-27T13:59:00Z" w:initials="HT">
    <w:p w14:paraId="6F72B941" w14:textId="1F39D8AB" w:rsidR="00840202" w:rsidRDefault="00840202">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558E7E" w15:done="0"/>
  <w15:commentEx w15:paraId="6F72B941" w15:paraIdParent="78558E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8FD808" w16cex:dateUtc="2025-03-27T12:58:00Z"/>
  <w16cex:commentExtensible w16cex:durableId="2B8FD82E" w16cex:dateUtc="2025-03-27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558E7E" w16cid:durableId="2B8FD808"/>
  <w16cid:commentId w16cid:paraId="6F72B941" w16cid:durableId="2B8FD8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E2A3E" w14:textId="77777777" w:rsidR="00F33FB3" w:rsidRDefault="00F33FB3" w:rsidP="00FF04CD">
      <w:pPr>
        <w:spacing w:before="0" w:after="0" w:line="240" w:lineRule="auto"/>
      </w:pPr>
      <w:r>
        <w:separator/>
      </w:r>
    </w:p>
  </w:endnote>
  <w:endnote w:type="continuationSeparator" w:id="0">
    <w:p w14:paraId="7490BCB8" w14:textId="77777777" w:rsidR="00F33FB3" w:rsidRDefault="00F33FB3" w:rsidP="00FF04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Italic">
    <w:altName w:val="Calibri"/>
    <w:panose1 w:val="00000000000000000000"/>
    <w:charset w:val="00"/>
    <w:family w:val="auto"/>
    <w:notTrueType/>
    <w:pitch w:val="default"/>
    <w:sig w:usb0="00000003" w:usb1="00000000" w:usb2="00000000" w:usb3="00000000" w:csb0="00000001" w:csb1="00000000"/>
  </w:font>
  <w:font w:name="Calibri-Bold">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5729329"/>
      <w:docPartObj>
        <w:docPartGallery w:val="Page Numbers (Bottom of Page)"/>
        <w:docPartUnique/>
      </w:docPartObj>
    </w:sdtPr>
    <w:sdtEndPr/>
    <w:sdtContent>
      <w:p w14:paraId="45BFDA82" w14:textId="56A78391" w:rsidR="0016125B" w:rsidRDefault="0016125B" w:rsidP="00AE5211">
        <w:pPr>
          <w:pStyle w:val="Footer"/>
          <w:jc w:val="right"/>
        </w:pPr>
        <w:r>
          <w:fldChar w:fldCharType="begin"/>
        </w:r>
        <w:r>
          <w:instrText>PAGE   \* MERGEFORMAT</w:instrText>
        </w:r>
        <w:r>
          <w:fldChar w:fldCharType="separate"/>
        </w:r>
        <w:r w:rsidR="008F1A8F" w:rsidRPr="008F1A8F">
          <w:rPr>
            <w:noProof/>
            <w:lang w:val="fr-FR"/>
          </w:rPr>
          <w:t>11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FFF9C" w14:textId="77777777" w:rsidR="00F33FB3" w:rsidRDefault="00F33FB3" w:rsidP="00FF04CD">
      <w:pPr>
        <w:spacing w:before="0" w:after="0" w:line="240" w:lineRule="auto"/>
      </w:pPr>
      <w:r>
        <w:separator/>
      </w:r>
    </w:p>
  </w:footnote>
  <w:footnote w:type="continuationSeparator" w:id="0">
    <w:p w14:paraId="1CE5485E" w14:textId="77777777" w:rsidR="00F33FB3" w:rsidRDefault="00F33FB3" w:rsidP="00FF04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1"/>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B6DDE8"/>
      <w:tblLook w:val="04A0" w:firstRow="1" w:lastRow="0" w:firstColumn="1" w:lastColumn="0" w:noHBand="0" w:noVBand="1"/>
    </w:tblPr>
    <w:tblGrid>
      <w:gridCol w:w="1832"/>
      <w:gridCol w:w="3821"/>
      <w:gridCol w:w="1699"/>
      <w:gridCol w:w="1700"/>
    </w:tblGrid>
    <w:tr w:rsidR="0016125B" w:rsidRPr="00FF20CE" w14:paraId="3B5B01EE" w14:textId="77777777" w:rsidTr="008209BF">
      <w:tc>
        <w:tcPr>
          <w:tcW w:w="1832" w:type="dxa"/>
          <w:shd w:val="clear" w:color="auto" w:fill="B6DDE8"/>
        </w:tcPr>
        <w:p w14:paraId="0ADB5B91" w14:textId="4822183F" w:rsidR="0016125B" w:rsidRPr="00FF20CE" w:rsidRDefault="0016125B" w:rsidP="00D10521">
          <w:pPr>
            <w:spacing w:before="0" w:line="240" w:lineRule="auto"/>
            <w:jc w:val="left"/>
            <w:rPr>
              <w:rFonts w:ascii="Arial" w:eastAsia="MS Mincho" w:hAnsi="Arial"/>
              <w:sz w:val="24"/>
              <w:szCs w:val="24"/>
              <w:lang w:val="fr-FR" w:eastAsia="ja-JP"/>
            </w:rPr>
          </w:pPr>
          <w:r w:rsidRPr="00FF20CE">
            <w:rPr>
              <w:rFonts w:ascii="Arial" w:eastAsia="MS Mincho" w:hAnsi="Arial"/>
              <w:b/>
              <w:color w:val="31849B"/>
              <w:sz w:val="24"/>
              <w:szCs w:val="24"/>
              <w:lang w:val="fr-FR" w:eastAsia="ja-JP"/>
            </w:rPr>
            <w:t>AAPG20</w:t>
          </w:r>
          <w:r>
            <w:rPr>
              <w:rFonts w:ascii="Arial" w:eastAsia="MS Mincho" w:hAnsi="Arial"/>
              <w:b/>
              <w:color w:val="31849B"/>
              <w:sz w:val="24"/>
              <w:szCs w:val="24"/>
              <w:lang w:val="fr-FR" w:eastAsia="ja-JP"/>
            </w:rPr>
            <w:t>2</w:t>
          </w:r>
          <w:r w:rsidR="001B29AB">
            <w:rPr>
              <w:rFonts w:ascii="Arial" w:eastAsia="MS Mincho" w:hAnsi="Arial"/>
              <w:b/>
              <w:color w:val="31849B"/>
              <w:sz w:val="24"/>
              <w:szCs w:val="24"/>
              <w:lang w:val="fr-FR" w:eastAsia="ja-JP"/>
            </w:rPr>
            <w:t>5</w:t>
          </w:r>
        </w:p>
      </w:tc>
      <w:tc>
        <w:tcPr>
          <w:tcW w:w="5520" w:type="dxa"/>
          <w:gridSpan w:val="2"/>
          <w:shd w:val="clear" w:color="auto" w:fill="B6DDE8"/>
        </w:tcPr>
        <w:p w14:paraId="1C547343" w14:textId="6C664D9F" w:rsidR="0016125B" w:rsidRPr="00FF20CE" w:rsidRDefault="00703B9E" w:rsidP="00FF20CE">
          <w:pPr>
            <w:spacing w:before="0" w:line="240" w:lineRule="auto"/>
            <w:jc w:val="left"/>
            <w:rPr>
              <w:rFonts w:ascii="Arial" w:eastAsia="MS Mincho" w:hAnsi="Arial"/>
              <w:b/>
              <w:sz w:val="24"/>
              <w:szCs w:val="24"/>
              <w:lang w:val="fr-FR" w:eastAsia="ja-JP"/>
            </w:rPr>
          </w:pPr>
          <w:r>
            <w:rPr>
              <w:rFonts w:ascii="Arial" w:eastAsia="MS Mincho" w:hAnsi="Arial"/>
              <w:b/>
              <w:sz w:val="24"/>
              <w:szCs w:val="24"/>
              <w:lang w:val="fr-FR" w:eastAsia="ja-JP"/>
            </w:rPr>
            <w:t>ALMACIR</w:t>
          </w:r>
        </w:p>
      </w:tc>
      <w:tc>
        <w:tcPr>
          <w:tcW w:w="1700" w:type="dxa"/>
          <w:shd w:val="clear" w:color="auto" w:fill="B6DDE8"/>
        </w:tcPr>
        <w:p w14:paraId="6ED6A3E9" w14:textId="2F733A45" w:rsidR="0016125B" w:rsidRPr="00FF20CE" w:rsidRDefault="00703B9E" w:rsidP="00FF20CE">
          <w:pPr>
            <w:spacing w:before="0" w:line="240" w:lineRule="auto"/>
            <w:jc w:val="left"/>
            <w:rPr>
              <w:rFonts w:ascii="Arial" w:eastAsia="MS Mincho" w:hAnsi="Arial" w:cs="Arial"/>
              <w:lang w:val="fr-FR" w:eastAsia="ja-JP"/>
            </w:rPr>
          </w:pPr>
          <w:r>
            <w:rPr>
              <w:rFonts w:ascii="Arial" w:eastAsia="MS Mincho" w:hAnsi="Arial" w:cs="Arial"/>
              <w:lang w:val="fr-FR" w:eastAsia="ja-JP"/>
            </w:rPr>
            <w:t>JCJC</w:t>
          </w:r>
        </w:p>
      </w:tc>
    </w:tr>
    <w:tr w:rsidR="0016125B" w:rsidRPr="00FF20CE" w14:paraId="6489281F" w14:textId="77777777" w:rsidTr="008209BF">
      <w:tc>
        <w:tcPr>
          <w:tcW w:w="1832" w:type="dxa"/>
          <w:shd w:val="clear" w:color="auto" w:fill="B6DDE8"/>
        </w:tcPr>
        <w:p w14:paraId="2D65CAAC" w14:textId="0FC346AC" w:rsidR="0016125B" w:rsidRPr="00674B8A" w:rsidRDefault="0016125B" w:rsidP="00FF20CE">
          <w:pPr>
            <w:spacing w:before="0" w:line="240" w:lineRule="auto"/>
            <w:jc w:val="left"/>
            <w:rPr>
              <w:rFonts w:ascii="Arial" w:eastAsia="MS Mincho" w:hAnsi="Arial"/>
              <w:lang w:val="fr-FR" w:eastAsia="ja-JP"/>
            </w:rPr>
          </w:pPr>
          <w:r w:rsidRPr="00674B8A">
            <w:rPr>
              <w:rFonts w:ascii="Arial" w:eastAsia="MS Mincho" w:hAnsi="Arial"/>
              <w:b/>
              <w:color w:val="31849B"/>
              <w:lang w:val="fr-FR" w:eastAsia="ja-JP"/>
            </w:rPr>
            <w:t>Coordinated by:</w:t>
          </w:r>
        </w:p>
      </w:tc>
      <w:tc>
        <w:tcPr>
          <w:tcW w:w="3821" w:type="dxa"/>
          <w:shd w:val="clear" w:color="auto" w:fill="B6DDE8"/>
        </w:tcPr>
        <w:p w14:paraId="351CFFB4" w14:textId="7CF87E63" w:rsidR="0016125B" w:rsidRPr="00FF20CE" w:rsidRDefault="00703B9E" w:rsidP="00FF20CE">
          <w:pPr>
            <w:spacing w:before="0" w:line="240" w:lineRule="auto"/>
            <w:jc w:val="left"/>
            <w:rPr>
              <w:rFonts w:ascii="Arial" w:eastAsia="MS Mincho" w:hAnsi="Arial"/>
              <w:lang w:val="fr-FR" w:eastAsia="ja-JP"/>
            </w:rPr>
          </w:pPr>
          <w:r>
            <w:rPr>
              <w:rFonts w:ascii="Arial" w:eastAsia="MS Mincho" w:hAnsi="Arial"/>
              <w:lang w:val="fr-FR" w:eastAsia="ja-JP"/>
            </w:rPr>
            <w:t>Sébastien GASC</w:t>
          </w:r>
        </w:p>
      </w:tc>
      <w:tc>
        <w:tcPr>
          <w:tcW w:w="1699" w:type="dxa"/>
          <w:shd w:val="clear" w:color="auto" w:fill="B6DDE8"/>
        </w:tcPr>
        <w:p w14:paraId="348A605A" w14:textId="34AC6B23" w:rsidR="0016125B" w:rsidRPr="00FF20CE" w:rsidRDefault="00703B9E" w:rsidP="00FF20CE">
          <w:pPr>
            <w:spacing w:before="0" w:line="240" w:lineRule="auto"/>
            <w:jc w:val="left"/>
            <w:rPr>
              <w:rFonts w:ascii="Arial" w:eastAsia="MS Mincho" w:hAnsi="Arial"/>
              <w:lang w:val="fr-FR" w:eastAsia="ja-JP"/>
            </w:rPr>
          </w:pPr>
          <w:r>
            <w:rPr>
              <w:rFonts w:ascii="Arial" w:eastAsia="MS Mincho" w:hAnsi="Arial"/>
              <w:lang w:val="fr-FR" w:eastAsia="ja-JP"/>
            </w:rPr>
            <w:t>48 months</w:t>
          </w:r>
        </w:p>
      </w:tc>
      <w:tc>
        <w:tcPr>
          <w:tcW w:w="1700" w:type="dxa"/>
          <w:shd w:val="clear" w:color="auto" w:fill="B6DDE8"/>
        </w:tcPr>
        <w:p w14:paraId="3B9F2CDF" w14:textId="5C591D7D" w:rsidR="0016125B" w:rsidRPr="00FF20CE" w:rsidRDefault="004876CE" w:rsidP="00FF20CE">
          <w:pPr>
            <w:spacing w:before="0" w:line="240" w:lineRule="auto"/>
            <w:jc w:val="left"/>
            <w:rPr>
              <w:rFonts w:ascii="Arial" w:eastAsia="MS Mincho" w:hAnsi="Arial"/>
              <w:lang w:val="fr-FR" w:eastAsia="ja-JP"/>
            </w:rPr>
          </w:pPr>
          <w:r>
            <w:rPr>
              <w:rFonts w:ascii="Arial" w:eastAsia="MS Mincho" w:hAnsi="Arial"/>
              <w:lang w:val="fr-FR" w:eastAsia="ja-JP"/>
            </w:rPr>
            <w:t>270 K€</w:t>
          </w:r>
        </w:p>
      </w:tc>
    </w:tr>
    <w:tr w:rsidR="0016125B" w:rsidRPr="009904BF" w14:paraId="185AEA1F" w14:textId="77777777" w:rsidTr="008209BF">
      <w:tc>
        <w:tcPr>
          <w:tcW w:w="9052" w:type="dxa"/>
          <w:gridSpan w:val="4"/>
          <w:shd w:val="clear" w:color="auto" w:fill="B6DDE8"/>
        </w:tcPr>
        <w:p w14:paraId="7CD5278B" w14:textId="70A2BFD8" w:rsidR="0016125B" w:rsidRPr="00703B9E" w:rsidRDefault="00703B9E" w:rsidP="00674B8A">
          <w:pPr>
            <w:spacing w:before="0" w:line="240" w:lineRule="auto"/>
            <w:jc w:val="left"/>
            <w:rPr>
              <w:rFonts w:ascii="Arial" w:eastAsia="MS Mincho" w:hAnsi="Arial"/>
              <w:lang w:val="fr-FR" w:eastAsia="ja-JP"/>
            </w:rPr>
          </w:pPr>
          <w:r w:rsidRPr="00703B9E">
            <w:rPr>
              <w:rFonts w:ascii="ArialMT" w:hAnsi="ArialMT" w:cs="ArialMT"/>
              <w:lang w:val="fr-FR" w:eastAsia="fr-FR"/>
            </w:rPr>
            <w:t>Sciences humains et sociales – Axe D.6 : Études du passé, patrimoine, cultures (CES n°27)</w:t>
          </w:r>
        </w:p>
      </w:tc>
    </w:tr>
  </w:tbl>
  <w:p w14:paraId="72D46D04" w14:textId="77777777" w:rsidR="0016125B" w:rsidRPr="00703B9E" w:rsidRDefault="0016125B" w:rsidP="00FF20CE">
    <w:pPr>
      <w:pStyle w:val="Header"/>
      <w:rPr>
        <w:sz w:val="4"/>
        <w:szCs w:val="4"/>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812F4"/>
    <w:multiLevelType w:val="hybridMultilevel"/>
    <w:tmpl w:val="E0E4370A"/>
    <w:lvl w:ilvl="0" w:tplc="F81AA5CC">
      <w:start w:val="4"/>
      <w:numFmt w:val="lowerLetter"/>
      <w:lvlText w:val="%1)"/>
      <w:lvlJc w:val="left"/>
      <w:pPr>
        <w:ind w:left="409" w:hanging="284"/>
      </w:pPr>
      <w:rPr>
        <w:rFonts w:ascii="Arial" w:eastAsia="Arial" w:hAnsi="Arial" w:hint="default"/>
        <w:b/>
        <w:bCs/>
        <w:w w:val="99"/>
        <w:sz w:val="20"/>
        <w:szCs w:val="20"/>
      </w:rPr>
    </w:lvl>
    <w:lvl w:ilvl="1" w:tplc="040C0017">
      <w:start w:val="1"/>
      <w:numFmt w:val="lowerLetter"/>
      <w:lvlText w:val="%2)"/>
      <w:lvlJc w:val="left"/>
      <w:pPr>
        <w:ind w:left="834" w:hanging="282"/>
      </w:pPr>
      <w:rPr>
        <w:rFonts w:hint="default"/>
        <w:w w:val="99"/>
        <w:sz w:val="20"/>
        <w:szCs w:val="20"/>
      </w:rPr>
    </w:lvl>
    <w:lvl w:ilvl="2" w:tplc="66182F5C">
      <w:start w:val="1"/>
      <w:numFmt w:val="bullet"/>
      <w:lvlText w:val="•"/>
      <w:lvlJc w:val="left"/>
      <w:pPr>
        <w:ind w:left="1971" w:hanging="282"/>
      </w:pPr>
      <w:rPr>
        <w:rFonts w:hint="default"/>
      </w:rPr>
    </w:lvl>
    <w:lvl w:ilvl="3" w:tplc="6082E89E">
      <w:start w:val="1"/>
      <w:numFmt w:val="bullet"/>
      <w:lvlText w:val="•"/>
      <w:lvlJc w:val="left"/>
      <w:pPr>
        <w:ind w:left="3103" w:hanging="282"/>
      </w:pPr>
      <w:rPr>
        <w:rFonts w:hint="default"/>
      </w:rPr>
    </w:lvl>
    <w:lvl w:ilvl="4" w:tplc="A46EBBC2">
      <w:start w:val="1"/>
      <w:numFmt w:val="bullet"/>
      <w:lvlText w:val="•"/>
      <w:lvlJc w:val="left"/>
      <w:pPr>
        <w:ind w:left="4235" w:hanging="282"/>
      </w:pPr>
      <w:rPr>
        <w:rFonts w:hint="default"/>
      </w:rPr>
    </w:lvl>
    <w:lvl w:ilvl="5" w:tplc="9EE2C0BC">
      <w:start w:val="1"/>
      <w:numFmt w:val="bullet"/>
      <w:lvlText w:val="•"/>
      <w:lvlJc w:val="left"/>
      <w:pPr>
        <w:ind w:left="5367" w:hanging="282"/>
      </w:pPr>
      <w:rPr>
        <w:rFonts w:hint="default"/>
      </w:rPr>
    </w:lvl>
    <w:lvl w:ilvl="6" w:tplc="9A762D5E">
      <w:start w:val="1"/>
      <w:numFmt w:val="bullet"/>
      <w:lvlText w:val="•"/>
      <w:lvlJc w:val="left"/>
      <w:pPr>
        <w:ind w:left="6499" w:hanging="282"/>
      </w:pPr>
      <w:rPr>
        <w:rFonts w:hint="default"/>
      </w:rPr>
    </w:lvl>
    <w:lvl w:ilvl="7" w:tplc="DAD0D6D6">
      <w:start w:val="1"/>
      <w:numFmt w:val="bullet"/>
      <w:lvlText w:val="•"/>
      <w:lvlJc w:val="left"/>
      <w:pPr>
        <w:ind w:left="7630" w:hanging="282"/>
      </w:pPr>
      <w:rPr>
        <w:rFonts w:hint="default"/>
      </w:rPr>
    </w:lvl>
    <w:lvl w:ilvl="8" w:tplc="7CF8AB88">
      <w:start w:val="1"/>
      <w:numFmt w:val="bullet"/>
      <w:lvlText w:val="•"/>
      <w:lvlJc w:val="left"/>
      <w:pPr>
        <w:ind w:left="8762" w:hanging="282"/>
      </w:pPr>
      <w:rPr>
        <w:rFonts w:hint="default"/>
      </w:rPr>
    </w:lvl>
  </w:abstractNum>
  <w:abstractNum w:abstractNumId="1" w15:restartNumberingAfterBreak="0">
    <w:nsid w:val="086534B5"/>
    <w:multiLevelType w:val="hybridMultilevel"/>
    <w:tmpl w:val="873C722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BD3E09"/>
    <w:multiLevelType w:val="hybridMultilevel"/>
    <w:tmpl w:val="43D25F3C"/>
    <w:lvl w:ilvl="0" w:tplc="DF8CA56E">
      <w:numFmt w:val="bullet"/>
      <w:lvlText w:val="-"/>
      <w:lvlJc w:val="left"/>
      <w:pPr>
        <w:ind w:left="1069" w:hanging="360"/>
      </w:pPr>
      <w:rPr>
        <w:rFonts w:ascii="Times New Roman" w:eastAsia="MS Mincho"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 w15:restartNumberingAfterBreak="0">
    <w:nsid w:val="1FC50CAC"/>
    <w:multiLevelType w:val="hybridMultilevel"/>
    <w:tmpl w:val="A15A7FA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0354610"/>
    <w:multiLevelType w:val="hybridMultilevel"/>
    <w:tmpl w:val="2368D638"/>
    <w:lvl w:ilvl="0" w:tplc="040C0001">
      <w:start w:val="1"/>
      <w:numFmt w:val="bullet"/>
      <w:lvlText w:val=""/>
      <w:lvlJc w:val="left"/>
      <w:pPr>
        <w:ind w:left="720" w:hanging="360"/>
      </w:pPr>
      <w:rPr>
        <w:rFonts w:ascii="Symbol" w:hAnsi="Symbol" w:hint="default"/>
      </w:rPr>
    </w:lvl>
    <w:lvl w:ilvl="1" w:tplc="AB5EA908">
      <w:numFmt w:val="bullet"/>
      <w:lvlText w:val="-"/>
      <w:lvlJc w:val="left"/>
      <w:pPr>
        <w:ind w:left="1069" w:hanging="360"/>
      </w:pPr>
      <w:rPr>
        <w:rFonts w:ascii="Times New Roman" w:eastAsia="MS Mincho" w:hAnsi="Times New Roman" w:cs="Times New Roman" w:hint="default"/>
        <w:color w:val="80808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734BA6"/>
    <w:multiLevelType w:val="hybridMultilevel"/>
    <w:tmpl w:val="F872DBE6"/>
    <w:lvl w:ilvl="0" w:tplc="FED03E6E">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BB9022F"/>
    <w:multiLevelType w:val="hybridMultilevel"/>
    <w:tmpl w:val="C806439C"/>
    <w:lvl w:ilvl="0" w:tplc="DF8CA56E">
      <w:numFmt w:val="bullet"/>
      <w:lvlText w:val="-"/>
      <w:lvlJc w:val="left"/>
      <w:pPr>
        <w:ind w:left="360" w:hanging="360"/>
      </w:pPr>
      <w:rPr>
        <w:rFonts w:ascii="Times New Roman" w:eastAsia="MS Mincho"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E407793"/>
    <w:multiLevelType w:val="hybridMultilevel"/>
    <w:tmpl w:val="0966D3E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5EE2B03"/>
    <w:multiLevelType w:val="hybridMultilevel"/>
    <w:tmpl w:val="7F94B2DE"/>
    <w:lvl w:ilvl="0" w:tplc="DF8CA56E">
      <w:numFmt w:val="bullet"/>
      <w:lvlText w:val="-"/>
      <w:lvlJc w:val="left"/>
      <w:pPr>
        <w:ind w:left="717" w:hanging="360"/>
      </w:pPr>
      <w:rPr>
        <w:rFonts w:ascii="Times New Roman" w:eastAsia="MS Mincho" w:hAnsi="Times New Roman" w:cs="Times New Roman"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9" w15:restartNumberingAfterBreak="0">
    <w:nsid w:val="44262AAA"/>
    <w:multiLevelType w:val="hybridMultilevel"/>
    <w:tmpl w:val="CD386DF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7D25BF8"/>
    <w:multiLevelType w:val="hybridMultilevel"/>
    <w:tmpl w:val="B170A4D2"/>
    <w:lvl w:ilvl="0" w:tplc="040C0001">
      <w:start w:val="1"/>
      <w:numFmt w:val="bullet"/>
      <w:lvlText w:val=""/>
      <w:lvlJc w:val="left"/>
      <w:pPr>
        <w:ind w:left="720" w:hanging="360"/>
      </w:pPr>
      <w:rPr>
        <w:rFonts w:ascii="Symbol" w:hAnsi="Symbol" w:hint="default"/>
      </w:rPr>
    </w:lvl>
    <w:lvl w:ilvl="1" w:tplc="DF8CA56E">
      <w:numFmt w:val="bullet"/>
      <w:lvlText w:val="-"/>
      <w:lvlJc w:val="left"/>
      <w:pPr>
        <w:ind w:left="1069" w:hanging="360"/>
      </w:pPr>
      <w:rPr>
        <w:rFonts w:ascii="Times New Roman" w:eastAsia="MS Mincho"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8FD3324"/>
    <w:multiLevelType w:val="hybridMultilevel"/>
    <w:tmpl w:val="F1526A20"/>
    <w:lvl w:ilvl="0" w:tplc="DF8CA56E">
      <w:numFmt w:val="bullet"/>
      <w:lvlText w:val="-"/>
      <w:lvlJc w:val="left"/>
      <w:pPr>
        <w:ind w:left="360" w:hanging="360"/>
      </w:pPr>
      <w:rPr>
        <w:rFonts w:ascii="Times New Roman" w:eastAsia="MS Mincho"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5A0C50FF"/>
    <w:multiLevelType w:val="hybridMultilevel"/>
    <w:tmpl w:val="16E810F6"/>
    <w:lvl w:ilvl="0" w:tplc="AB5EA908">
      <w:numFmt w:val="bullet"/>
      <w:lvlText w:val="-"/>
      <w:lvlJc w:val="left"/>
      <w:pPr>
        <w:ind w:left="720" w:hanging="360"/>
      </w:pPr>
      <w:rPr>
        <w:rFonts w:ascii="Times New Roman" w:eastAsia="MS Mincho" w:hAnsi="Times New Roman" w:cs="Times New Roman" w:hint="default"/>
        <w:color w:val="8080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B8C661D"/>
    <w:multiLevelType w:val="hybridMultilevel"/>
    <w:tmpl w:val="406267C2"/>
    <w:lvl w:ilvl="0" w:tplc="52805B12">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15:restartNumberingAfterBreak="0">
    <w:nsid w:val="69D60A00"/>
    <w:multiLevelType w:val="hybridMultilevel"/>
    <w:tmpl w:val="8D929944"/>
    <w:lvl w:ilvl="0" w:tplc="DF8CA56E">
      <w:numFmt w:val="bullet"/>
      <w:lvlText w:val="-"/>
      <w:lvlJc w:val="left"/>
      <w:pPr>
        <w:ind w:left="360" w:hanging="360"/>
      </w:pPr>
      <w:rPr>
        <w:rFonts w:ascii="Times New Roman" w:eastAsia="MS Mincho"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69DF5BB8"/>
    <w:multiLevelType w:val="hybridMultilevel"/>
    <w:tmpl w:val="C2FCC78A"/>
    <w:lvl w:ilvl="0" w:tplc="DF8CA56E">
      <w:numFmt w:val="bullet"/>
      <w:lvlText w:val="-"/>
      <w:lvlJc w:val="left"/>
      <w:pPr>
        <w:ind w:left="720" w:hanging="360"/>
      </w:pPr>
      <w:rPr>
        <w:rFonts w:ascii="Times New Roman" w:eastAsia="MS Mincho"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A3830B7"/>
    <w:multiLevelType w:val="hybridMultilevel"/>
    <w:tmpl w:val="7D1AE9A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31253DF"/>
    <w:multiLevelType w:val="hybridMultilevel"/>
    <w:tmpl w:val="96389004"/>
    <w:lvl w:ilvl="0" w:tplc="F55A2D26">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abstractNumId w:val="11"/>
  </w:num>
  <w:num w:numId="2">
    <w:abstractNumId w:val="10"/>
  </w:num>
  <w:num w:numId="3">
    <w:abstractNumId w:val="4"/>
  </w:num>
  <w:num w:numId="4">
    <w:abstractNumId w:val="6"/>
  </w:num>
  <w:num w:numId="5">
    <w:abstractNumId w:val="5"/>
  </w:num>
  <w:num w:numId="6">
    <w:abstractNumId w:val="7"/>
  </w:num>
  <w:num w:numId="7">
    <w:abstractNumId w:val="9"/>
  </w:num>
  <w:num w:numId="8">
    <w:abstractNumId w:val="3"/>
  </w:num>
  <w:num w:numId="9">
    <w:abstractNumId w:val="15"/>
  </w:num>
  <w:num w:numId="10">
    <w:abstractNumId w:val="8"/>
  </w:num>
  <w:num w:numId="11">
    <w:abstractNumId w:val="16"/>
  </w:num>
  <w:num w:numId="12">
    <w:abstractNumId w:val="14"/>
  </w:num>
  <w:num w:numId="13">
    <w:abstractNumId w:val="13"/>
  </w:num>
  <w:num w:numId="14">
    <w:abstractNumId w:val="17"/>
  </w:num>
  <w:num w:numId="15">
    <w:abstractNumId w:val="0"/>
  </w:num>
  <w:num w:numId="16">
    <w:abstractNumId w:val="2"/>
  </w:num>
  <w:num w:numId="17">
    <w:abstractNumId w:val="1"/>
  </w:num>
  <w:num w:numId="1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ET Thomas">
    <w15:presenceInfo w15:providerId="AD" w15:userId="S-1-5-21-343818398-2000478354-839522115-549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115"/>
    <w:rsid w:val="00001D5F"/>
    <w:rsid w:val="00001DE8"/>
    <w:rsid w:val="00002F9A"/>
    <w:rsid w:val="0000661A"/>
    <w:rsid w:val="000141A3"/>
    <w:rsid w:val="00014F06"/>
    <w:rsid w:val="000221C0"/>
    <w:rsid w:val="00030406"/>
    <w:rsid w:val="00031B9D"/>
    <w:rsid w:val="00034A8A"/>
    <w:rsid w:val="00036814"/>
    <w:rsid w:val="000425A5"/>
    <w:rsid w:val="0004551B"/>
    <w:rsid w:val="000501D2"/>
    <w:rsid w:val="000534A2"/>
    <w:rsid w:val="0005467F"/>
    <w:rsid w:val="00057442"/>
    <w:rsid w:val="00063BBA"/>
    <w:rsid w:val="00063F07"/>
    <w:rsid w:val="000656E3"/>
    <w:rsid w:val="00071184"/>
    <w:rsid w:val="000739B2"/>
    <w:rsid w:val="00074F05"/>
    <w:rsid w:val="00075C7E"/>
    <w:rsid w:val="0007645F"/>
    <w:rsid w:val="00080033"/>
    <w:rsid w:val="00080E14"/>
    <w:rsid w:val="000823C6"/>
    <w:rsid w:val="00082727"/>
    <w:rsid w:val="00084276"/>
    <w:rsid w:val="00085A6D"/>
    <w:rsid w:val="0008708D"/>
    <w:rsid w:val="00092551"/>
    <w:rsid w:val="000978FC"/>
    <w:rsid w:val="000A03D9"/>
    <w:rsid w:val="000A1745"/>
    <w:rsid w:val="000A5189"/>
    <w:rsid w:val="000A59CE"/>
    <w:rsid w:val="000A7F6C"/>
    <w:rsid w:val="000B0E6F"/>
    <w:rsid w:val="000B51EC"/>
    <w:rsid w:val="000C2388"/>
    <w:rsid w:val="000C3CDD"/>
    <w:rsid w:val="000C3D0E"/>
    <w:rsid w:val="000C5A06"/>
    <w:rsid w:val="000C7967"/>
    <w:rsid w:val="000D0B46"/>
    <w:rsid w:val="000D0E31"/>
    <w:rsid w:val="000D197C"/>
    <w:rsid w:val="000D30BF"/>
    <w:rsid w:val="000D67FF"/>
    <w:rsid w:val="000E02D4"/>
    <w:rsid w:val="000E0654"/>
    <w:rsid w:val="000E23E6"/>
    <w:rsid w:val="000E696F"/>
    <w:rsid w:val="000F0AB6"/>
    <w:rsid w:val="000F0DE7"/>
    <w:rsid w:val="000F2147"/>
    <w:rsid w:val="000F2487"/>
    <w:rsid w:val="000F336E"/>
    <w:rsid w:val="000F4A2C"/>
    <w:rsid w:val="00100A82"/>
    <w:rsid w:val="00104A11"/>
    <w:rsid w:val="001104B2"/>
    <w:rsid w:val="0012557C"/>
    <w:rsid w:val="00125850"/>
    <w:rsid w:val="00130E77"/>
    <w:rsid w:val="00131578"/>
    <w:rsid w:val="00137D78"/>
    <w:rsid w:val="00142FC2"/>
    <w:rsid w:val="00144877"/>
    <w:rsid w:val="00150AC6"/>
    <w:rsid w:val="0015277D"/>
    <w:rsid w:val="00156F78"/>
    <w:rsid w:val="001571D2"/>
    <w:rsid w:val="0016125B"/>
    <w:rsid w:val="0016499F"/>
    <w:rsid w:val="00173F96"/>
    <w:rsid w:val="00182D45"/>
    <w:rsid w:val="00184828"/>
    <w:rsid w:val="001854BD"/>
    <w:rsid w:val="00186FEC"/>
    <w:rsid w:val="00191E03"/>
    <w:rsid w:val="001A4864"/>
    <w:rsid w:val="001A5294"/>
    <w:rsid w:val="001A57BC"/>
    <w:rsid w:val="001A74A7"/>
    <w:rsid w:val="001B0EC7"/>
    <w:rsid w:val="001B1C2F"/>
    <w:rsid w:val="001B29AB"/>
    <w:rsid w:val="001B66BF"/>
    <w:rsid w:val="001C0929"/>
    <w:rsid w:val="001C0B63"/>
    <w:rsid w:val="001C156F"/>
    <w:rsid w:val="001C74EA"/>
    <w:rsid w:val="001C7F2A"/>
    <w:rsid w:val="001D0F7F"/>
    <w:rsid w:val="001D1616"/>
    <w:rsid w:val="001D3662"/>
    <w:rsid w:val="001D7F28"/>
    <w:rsid w:val="001F121F"/>
    <w:rsid w:val="001F2A01"/>
    <w:rsid w:val="001F2DA7"/>
    <w:rsid w:val="001F7F30"/>
    <w:rsid w:val="002016CA"/>
    <w:rsid w:val="0020178A"/>
    <w:rsid w:val="002026B7"/>
    <w:rsid w:val="00213499"/>
    <w:rsid w:val="00215F76"/>
    <w:rsid w:val="0022081A"/>
    <w:rsid w:val="00223A53"/>
    <w:rsid w:val="0022402B"/>
    <w:rsid w:val="0022740C"/>
    <w:rsid w:val="002322A5"/>
    <w:rsid w:val="0023530D"/>
    <w:rsid w:val="0023688D"/>
    <w:rsid w:val="0024407E"/>
    <w:rsid w:val="00246AE4"/>
    <w:rsid w:val="0025291C"/>
    <w:rsid w:val="00253AB3"/>
    <w:rsid w:val="00254433"/>
    <w:rsid w:val="0025501C"/>
    <w:rsid w:val="00271663"/>
    <w:rsid w:val="00271720"/>
    <w:rsid w:val="00274AB4"/>
    <w:rsid w:val="002812C2"/>
    <w:rsid w:val="002821A1"/>
    <w:rsid w:val="0028398E"/>
    <w:rsid w:val="00284CA4"/>
    <w:rsid w:val="0029590E"/>
    <w:rsid w:val="0029635E"/>
    <w:rsid w:val="00296E0B"/>
    <w:rsid w:val="00297725"/>
    <w:rsid w:val="002A1979"/>
    <w:rsid w:val="002A3414"/>
    <w:rsid w:val="002A7E60"/>
    <w:rsid w:val="002B391F"/>
    <w:rsid w:val="002C1F5B"/>
    <w:rsid w:val="002C25B5"/>
    <w:rsid w:val="002C25E9"/>
    <w:rsid w:val="002C30AA"/>
    <w:rsid w:val="002C3DF1"/>
    <w:rsid w:val="002D1C52"/>
    <w:rsid w:val="002D23FF"/>
    <w:rsid w:val="002D48D4"/>
    <w:rsid w:val="002D7D80"/>
    <w:rsid w:val="002E0597"/>
    <w:rsid w:val="002E3E3D"/>
    <w:rsid w:val="002E46A7"/>
    <w:rsid w:val="002E5281"/>
    <w:rsid w:val="002E7EA0"/>
    <w:rsid w:val="002F27BE"/>
    <w:rsid w:val="002F446D"/>
    <w:rsid w:val="003010F6"/>
    <w:rsid w:val="00303912"/>
    <w:rsid w:val="00303C0A"/>
    <w:rsid w:val="0030528E"/>
    <w:rsid w:val="003063A8"/>
    <w:rsid w:val="0031083C"/>
    <w:rsid w:val="00313A25"/>
    <w:rsid w:val="00316A42"/>
    <w:rsid w:val="00316B70"/>
    <w:rsid w:val="0032011A"/>
    <w:rsid w:val="0032400F"/>
    <w:rsid w:val="003304F9"/>
    <w:rsid w:val="0034196B"/>
    <w:rsid w:val="003436DE"/>
    <w:rsid w:val="00343FD9"/>
    <w:rsid w:val="00345398"/>
    <w:rsid w:val="003465A0"/>
    <w:rsid w:val="00346898"/>
    <w:rsid w:val="00346A78"/>
    <w:rsid w:val="0035223F"/>
    <w:rsid w:val="00354009"/>
    <w:rsid w:val="00356580"/>
    <w:rsid w:val="00364444"/>
    <w:rsid w:val="00365505"/>
    <w:rsid w:val="003679BE"/>
    <w:rsid w:val="00373D3A"/>
    <w:rsid w:val="00382CBF"/>
    <w:rsid w:val="003851D3"/>
    <w:rsid w:val="003873F6"/>
    <w:rsid w:val="0039200F"/>
    <w:rsid w:val="00393A25"/>
    <w:rsid w:val="003A105A"/>
    <w:rsid w:val="003A7B0D"/>
    <w:rsid w:val="003A7D54"/>
    <w:rsid w:val="003B14F2"/>
    <w:rsid w:val="003B4073"/>
    <w:rsid w:val="003C0537"/>
    <w:rsid w:val="003C20C8"/>
    <w:rsid w:val="003C2910"/>
    <w:rsid w:val="003C356B"/>
    <w:rsid w:val="003C6A48"/>
    <w:rsid w:val="003D1D47"/>
    <w:rsid w:val="003D4145"/>
    <w:rsid w:val="003E18E9"/>
    <w:rsid w:val="003E3125"/>
    <w:rsid w:val="003E3E2B"/>
    <w:rsid w:val="003E42CD"/>
    <w:rsid w:val="003E4D78"/>
    <w:rsid w:val="003E6599"/>
    <w:rsid w:val="003E7E16"/>
    <w:rsid w:val="003F29FE"/>
    <w:rsid w:val="003F5BD6"/>
    <w:rsid w:val="003F747C"/>
    <w:rsid w:val="003F750A"/>
    <w:rsid w:val="003F7702"/>
    <w:rsid w:val="004154F6"/>
    <w:rsid w:val="0041717F"/>
    <w:rsid w:val="00417401"/>
    <w:rsid w:val="00422E30"/>
    <w:rsid w:val="00424130"/>
    <w:rsid w:val="004274E4"/>
    <w:rsid w:val="004278F3"/>
    <w:rsid w:val="004359F8"/>
    <w:rsid w:val="00441700"/>
    <w:rsid w:val="004425D1"/>
    <w:rsid w:val="00443742"/>
    <w:rsid w:val="00443FBF"/>
    <w:rsid w:val="00445875"/>
    <w:rsid w:val="004500E2"/>
    <w:rsid w:val="00450DB6"/>
    <w:rsid w:val="00473678"/>
    <w:rsid w:val="004758DA"/>
    <w:rsid w:val="00480092"/>
    <w:rsid w:val="00482274"/>
    <w:rsid w:val="004876CE"/>
    <w:rsid w:val="0049732F"/>
    <w:rsid w:val="004A2EB8"/>
    <w:rsid w:val="004A71E1"/>
    <w:rsid w:val="004A7DC9"/>
    <w:rsid w:val="004B6884"/>
    <w:rsid w:val="004B69E8"/>
    <w:rsid w:val="004D28A9"/>
    <w:rsid w:val="004D503C"/>
    <w:rsid w:val="004D524B"/>
    <w:rsid w:val="004D52E7"/>
    <w:rsid w:val="004E77DE"/>
    <w:rsid w:val="004F00BB"/>
    <w:rsid w:val="004F167F"/>
    <w:rsid w:val="004F1D65"/>
    <w:rsid w:val="004F404E"/>
    <w:rsid w:val="004F7C1A"/>
    <w:rsid w:val="004F7F21"/>
    <w:rsid w:val="00504353"/>
    <w:rsid w:val="00511744"/>
    <w:rsid w:val="00511BB4"/>
    <w:rsid w:val="00513CD1"/>
    <w:rsid w:val="00516C7C"/>
    <w:rsid w:val="00516CB6"/>
    <w:rsid w:val="005277E0"/>
    <w:rsid w:val="00531C2F"/>
    <w:rsid w:val="0053791F"/>
    <w:rsid w:val="005416AF"/>
    <w:rsid w:val="00541AC2"/>
    <w:rsid w:val="005430DB"/>
    <w:rsid w:val="00544AD8"/>
    <w:rsid w:val="005453DF"/>
    <w:rsid w:val="005467CB"/>
    <w:rsid w:val="005470D2"/>
    <w:rsid w:val="005507E1"/>
    <w:rsid w:val="00550C91"/>
    <w:rsid w:val="0055128A"/>
    <w:rsid w:val="00551982"/>
    <w:rsid w:val="00552F38"/>
    <w:rsid w:val="00553479"/>
    <w:rsid w:val="00556225"/>
    <w:rsid w:val="00560B04"/>
    <w:rsid w:val="0056286E"/>
    <w:rsid w:val="005639AD"/>
    <w:rsid w:val="00564270"/>
    <w:rsid w:val="00564759"/>
    <w:rsid w:val="00565D86"/>
    <w:rsid w:val="00574136"/>
    <w:rsid w:val="005768A5"/>
    <w:rsid w:val="00576ADA"/>
    <w:rsid w:val="005808AE"/>
    <w:rsid w:val="0058135B"/>
    <w:rsid w:val="005816A7"/>
    <w:rsid w:val="00582878"/>
    <w:rsid w:val="0058329E"/>
    <w:rsid w:val="00583AED"/>
    <w:rsid w:val="00586269"/>
    <w:rsid w:val="00590753"/>
    <w:rsid w:val="005922BC"/>
    <w:rsid w:val="005941D0"/>
    <w:rsid w:val="00595442"/>
    <w:rsid w:val="005B12FD"/>
    <w:rsid w:val="005B4479"/>
    <w:rsid w:val="005B61FF"/>
    <w:rsid w:val="005C136F"/>
    <w:rsid w:val="005C2D2F"/>
    <w:rsid w:val="005C563D"/>
    <w:rsid w:val="005C6DDE"/>
    <w:rsid w:val="005C6F79"/>
    <w:rsid w:val="005C7D4A"/>
    <w:rsid w:val="005D5A48"/>
    <w:rsid w:val="005D72E0"/>
    <w:rsid w:val="005E1ECC"/>
    <w:rsid w:val="005E29C9"/>
    <w:rsid w:val="005E5174"/>
    <w:rsid w:val="005E6050"/>
    <w:rsid w:val="005F1BC0"/>
    <w:rsid w:val="005F53F1"/>
    <w:rsid w:val="00602245"/>
    <w:rsid w:val="00603A94"/>
    <w:rsid w:val="0060432A"/>
    <w:rsid w:val="006067E3"/>
    <w:rsid w:val="0061004B"/>
    <w:rsid w:val="00610BC6"/>
    <w:rsid w:val="00614264"/>
    <w:rsid w:val="00614EB3"/>
    <w:rsid w:val="0061500F"/>
    <w:rsid w:val="006164BE"/>
    <w:rsid w:val="00621B08"/>
    <w:rsid w:val="00622AE2"/>
    <w:rsid w:val="0064020C"/>
    <w:rsid w:val="00642BAB"/>
    <w:rsid w:val="0064340C"/>
    <w:rsid w:val="00655A3F"/>
    <w:rsid w:val="00656058"/>
    <w:rsid w:val="006609C2"/>
    <w:rsid w:val="006609D7"/>
    <w:rsid w:val="00662A23"/>
    <w:rsid w:val="006674D1"/>
    <w:rsid w:val="00672876"/>
    <w:rsid w:val="00673A94"/>
    <w:rsid w:val="006746D0"/>
    <w:rsid w:val="00674B8A"/>
    <w:rsid w:val="00677FCD"/>
    <w:rsid w:val="00680650"/>
    <w:rsid w:val="00682283"/>
    <w:rsid w:val="0068661A"/>
    <w:rsid w:val="006A443F"/>
    <w:rsid w:val="006B09EF"/>
    <w:rsid w:val="006B1609"/>
    <w:rsid w:val="006B1D14"/>
    <w:rsid w:val="006B452F"/>
    <w:rsid w:val="006B4C1C"/>
    <w:rsid w:val="006B5FCB"/>
    <w:rsid w:val="006B65F3"/>
    <w:rsid w:val="006B68ED"/>
    <w:rsid w:val="006C1F4A"/>
    <w:rsid w:val="006C4FAF"/>
    <w:rsid w:val="006C508E"/>
    <w:rsid w:val="006C557C"/>
    <w:rsid w:val="006C5C10"/>
    <w:rsid w:val="006C6598"/>
    <w:rsid w:val="006D418E"/>
    <w:rsid w:val="006D476C"/>
    <w:rsid w:val="006D6699"/>
    <w:rsid w:val="006E148D"/>
    <w:rsid w:val="006E21FF"/>
    <w:rsid w:val="006E5964"/>
    <w:rsid w:val="006E64D5"/>
    <w:rsid w:val="006E6593"/>
    <w:rsid w:val="006E7DA5"/>
    <w:rsid w:val="006F61CD"/>
    <w:rsid w:val="00703B9E"/>
    <w:rsid w:val="00710BA1"/>
    <w:rsid w:val="0071136C"/>
    <w:rsid w:val="00712338"/>
    <w:rsid w:val="00717BFE"/>
    <w:rsid w:val="00717C19"/>
    <w:rsid w:val="00724EAA"/>
    <w:rsid w:val="00733654"/>
    <w:rsid w:val="00746316"/>
    <w:rsid w:val="00746904"/>
    <w:rsid w:val="007471A5"/>
    <w:rsid w:val="007512D7"/>
    <w:rsid w:val="0075313E"/>
    <w:rsid w:val="007541D2"/>
    <w:rsid w:val="007560EB"/>
    <w:rsid w:val="00764A1A"/>
    <w:rsid w:val="007678E8"/>
    <w:rsid w:val="0077274F"/>
    <w:rsid w:val="007734DF"/>
    <w:rsid w:val="0077520F"/>
    <w:rsid w:val="00780F45"/>
    <w:rsid w:val="00790D9D"/>
    <w:rsid w:val="007A0F2F"/>
    <w:rsid w:val="007A2567"/>
    <w:rsid w:val="007A4138"/>
    <w:rsid w:val="007A4ACD"/>
    <w:rsid w:val="007B1E79"/>
    <w:rsid w:val="007B4831"/>
    <w:rsid w:val="007B5D19"/>
    <w:rsid w:val="007C16CA"/>
    <w:rsid w:val="007C37F3"/>
    <w:rsid w:val="007C4DF2"/>
    <w:rsid w:val="007C7DC4"/>
    <w:rsid w:val="007D186D"/>
    <w:rsid w:val="007D2004"/>
    <w:rsid w:val="007D2222"/>
    <w:rsid w:val="007D5B05"/>
    <w:rsid w:val="007E5626"/>
    <w:rsid w:val="007F4EDC"/>
    <w:rsid w:val="007F7FBF"/>
    <w:rsid w:val="00805CD7"/>
    <w:rsid w:val="0081079A"/>
    <w:rsid w:val="0081237C"/>
    <w:rsid w:val="00815BFD"/>
    <w:rsid w:val="00816989"/>
    <w:rsid w:val="00816E47"/>
    <w:rsid w:val="008209BF"/>
    <w:rsid w:val="00823734"/>
    <w:rsid w:val="008252E7"/>
    <w:rsid w:val="00827E77"/>
    <w:rsid w:val="00835094"/>
    <w:rsid w:val="00835AC0"/>
    <w:rsid w:val="008361D3"/>
    <w:rsid w:val="00836781"/>
    <w:rsid w:val="00836AC0"/>
    <w:rsid w:val="008373EA"/>
    <w:rsid w:val="00840023"/>
    <w:rsid w:val="00840202"/>
    <w:rsid w:val="00842FD7"/>
    <w:rsid w:val="0084332C"/>
    <w:rsid w:val="00843C47"/>
    <w:rsid w:val="00852D22"/>
    <w:rsid w:val="00853048"/>
    <w:rsid w:val="0085606F"/>
    <w:rsid w:val="0086021D"/>
    <w:rsid w:val="00866E7C"/>
    <w:rsid w:val="00867BB7"/>
    <w:rsid w:val="008701D6"/>
    <w:rsid w:val="0087719D"/>
    <w:rsid w:val="00881F80"/>
    <w:rsid w:val="00883B68"/>
    <w:rsid w:val="00885DD1"/>
    <w:rsid w:val="008A2396"/>
    <w:rsid w:val="008A40B0"/>
    <w:rsid w:val="008A793D"/>
    <w:rsid w:val="008B2C30"/>
    <w:rsid w:val="008B404C"/>
    <w:rsid w:val="008B474D"/>
    <w:rsid w:val="008B5064"/>
    <w:rsid w:val="008C01E3"/>
    <w:rsid w:val="008C530F"/>
    <w:rsid w:val="008C6A47"/>
    <w:rsid w:val="008C717E"/>
    <w:rsid w:val="008D1461"/>
    <w:rsid w:val="008D3332"/>
    <w:rsid w:val="008D46CC"/>
    <w:rsid w:val="008D6FBE"/>
    <w:rsid w:val="008E0740"/>
    <w:rsid w:val="008F149F"/>
    <w:rsid w:val="008F1A8F"/>
    <w:rsid w:val="008F564F"/>
    <w:rsid w:val="00907DF8"/>
    <w:rsid w:val="00911233"/>
    <w:rsid w:val="00916F88"/>
    <w:rsid w:val="00924811"/>
    <w:rsid w:val="00925349"/>
    <w:rsid w:val="0092556C"/>
    <w:rsid w:val="009256F8"/>
    <w:rsid w:val="00933194"/>
    <w:rsid w:val="0093331F"/>
    <w:rsid w:val="00934C71"/>
    <w:rsid w:val="009354D9"/>
    <w:rsid w:val="0094158B"/>
    <w:rsid w:val="009418C6"/>
    <w:rsid w:val="00941F4A"/>
    <w:rsid w:val="009471E7"/>
    <w:rsid w:val="00952667"/>
    <w:rsid w:val="00952A56"/>
    <w:rsid w:val="00953B6C"/>
    <w:rsid w:val="00953EB8"/>
    <w:rsid w:val="00967001"/>
    <w:rsid w:val="0096754C"/>
    <w:rsid w:val="0097383E"/>
    <w:rsid w:val="00977A4F"/>
    <w:rsid w:val="0098096B"/>
    <w:rsid w:val="0098267D"/>
    <w:rsid w:val="0098644A"/>
    <w:rsid w:val="009904BF"/>
    <w:rsid w:val="0099341C"/>
    <w:rsid w:val="0099632F"/>
    <w:rsid w:val="009A3414"/>
    <w:rsid w:val="009A7C21"/>
    <w:rsid w:val="009B46D7"/>
    <w:rsid w:val="009D031B"/>
    <w:rsid w:val="009D0BDE"/>
    <w:rsid w:val="009D3D98"/>
    <w:rsid w:val="009D5067"/>
    <w:rsid w:val="009E010B"/>
    <w:rsid w:val="009E1C1B"/>
    <w:rsid w:val="009E1D1D"/>
    <w:rsid w:val="009E20A7"/>
    <w:rsid w:val="009E33D3"/>
    <w:rsid w:val="009E7075"/>
    <w:rsid w:val="009F2EBA"/>
    <w:rsid w:val="009F42FD"/>
    <w:rsid w:val="009F4BC2"/>
    <w:rsid w:val="00A02537"/>
    <w:rsid w:val="00A1629A"/>
    <w:rsid w:val="00A16CC0"/>
    <w:rsid w:val="00A17088"/>
    <w:rsid w:val="00A17C46"/>
    <w:rsid w:val="00A214F6"/>
    <w:rsid w:val="00A21BBF"/>
    <w:rsid w:val="00A228D2"/>
    <w:rsid w:val="00A22DF0"/>
    <w:rsid w:val="00A24F93"/>
    <w:rsid w:val="00A267A2"/>
    <w:rsid w:val="00A32A28"/>
    <w:rsid w:val="00A36495"/>
    <w:rsid w:val="00A36F15"/>
    <w:rsid w:val="00A4695D"/>
    <w:rsid w:val="00A507A0"/>
    <w:rsid w:val="00A52513"/>
    <w:rsid w:val="00A60717"/>
    <w:rsid w:val="00A64635"/>
    <w:rsid w:val="00A6652F"/>
    <w:rsid w:val="00A7258F"/>
    <w:rsid w:val="00A7305E"/>
    <w:rsid w:val="00A7364C"/>
    <w:rsid w:val="00A741C3"/>
    <w:rsid w:val="00A77CFB"/>
    <w:rsid w:val="00A83498"/>
    <w:rsid w:val="00A91DA5"/>
    <w:rsid w:val="00A91EF4"/>
    <w:rsid w:val="00A930FB"/>
    <w:rsid w:val="00A93D9C"/>
    <w:rsid w:val="00AA2EB6"/>
    <w:rsid w:val="00AA3AF2"/>
    <w:rsid w:val="00AA4633"/>
    <w:rsid w:val="00AA6F1D"/>
    <w:rsid w:val="00AB1A4F"/>
    <w:rsid w:val="00AC1207"/>
    <w:rsid w:val="00AC1F5E"/>
    <w:rsid w:val="00AC5620"/>
    <w:rsid w:val="00AC6350"/>
    <w:rsid w:val="00AC7031"/>
    <w:rsid w:val="00AD0268"/>
    <w:rsid w:val="00AD220A"/>
    <w:rsid w:val="00AE02C2"/>
    <w:rsid w:val="00AE0AB3"/>
    <w:rsid w:val="00AE2D96"/>
    <w:rsid w:val="00AE4CD5"/>
    <w:rsid w:val="00AE4FCA"/>
    <w:rsid w:val="00AE5211"/>
    <w:rsid w:val="00AF0B0E"/>
    <w:rsid w:val="00AF50A3"/>
    <w:rsid w:val="00AF7CF4"/>
    <w:rsid w:val="00B07DFF"/>
    <w:rsid w:val="00B14396"/>
    <w:rsid w:val="00B16DCC"/>
    <w:rsid w:val="00B17CD6"/>
    <w:rsid w:val="00B17F05"/>
    <w:rsid w:val="00B247B8"/>
    <w:rsid w:val="00B250FB"/>
    <w:rsid w:val="00B26BCA"/>
    <w:rsid w:val="00B36DD3"/>
    <w:rsid w:val="00B40D19"/>
    <w:rsid w:val="00B41C83"/>
    <w:rsid w:val="00B47935"/>
    <w:rsid w:val="00B505EC"/>
    <w:rsid w:val="00B514EC"/>
    <w:rsid w:val="00B51B0B"/>
    <w:rsid w:val="00B537E3"/>
    <w:rsid w:val="00B54F7C"/>
    <w:rsid w:val="00B72617"/>
    <w:rsid w:val="00B72807"/>
    <w:rsid w:val="00B73487"/>
    <w:rsid w:val="00B82AF4"/>
    <w:rsid w:val="00B82F08"/>
    <w:rsid w:val="00B85C6D"/>
    <w:rsid w:val="00B92B28"/>
    <w:rsid w:val="00B9741C"/>
    <w:rsid w:val="00B9799A"/>
    <w:rsid w:val="00BA2F3D"/>
    <w:rsid w:val="00BA3293"/>
    <w:rsid w:val="00BA4C07"/>
    <w:rsid w:val="00BA53C7"/>
    <w:rsid w:val="00BB0888"/>
    <w:rsid w:val="00BB0A11"/>
    <w:rsid w:val="00BB14F0"/>
    <w:rsid w:val="00BC02F7"/>
    <w:rsid w:val="00BC22BF"/>
    <w:rsid w:val="00BC27BA"/>
    <w:rsid w:val="00BC27BC"/>
    <w:rsid w:val="00BC396A"/>
    <w:rsid w:val="00BC4B21"/>
    <w:rsid w:val="00BC51FA"/>
    <w:rsid w:val="00BC5A6A"/>
    <w:rsid w:val="00BC7B8B"/>
    <w:rsid w:val="00BD4558"/>
    <w:rsid w:val="00BD7AF3"/>
    <w:rsid w:val="00BE186A"/>
    <w:rsid w:val="00BE4B02"/>
    <w:rsid w:val="00BF0CAE"/>
    <w:rsid w:val="00BF516E"/>
    <w:rsid w:val="00BF681E"/>
    <w:rsid w:val="00C012A2"/>
    <w:rsid w:val="00C027D1"/>
    <w:rsid w:val="00C03A7C"/>
    <w:rsid w:val="00C0505E"/>
    <w:rsid w:val="00C077EF"/>
    <w:rsid w:val="00C14352"/>
    <w:rsid w:val="00C15073"/>
    <w:rsid w:val="00C176E7"/>
    <w:rsid w:val="00C20965"/>
    <w:rsid w:val="00C263AB"/>
    <w:rsid w:val="00C308C9"/>
    <w:rsid w:val="00C311E8"/>
    <w:rsid w:val="00C47A5B"/>
    <w:rsid w:val="00C517C7"/>
    <w:rsid w:val="00C54876"/>
    <w:rsid w:val="00C657FB"/>
    <w:rsid w:val="00C73717"/>
    <w:rsid w:val="00C74DB0"/>
    <w:rsid w:val="00C7640E"/>
    <w:rsid w:val="00C80994"/>
    <w:rsid w:val="00C83A1F"/>
    <w:rsid w:val="00C86049"/>
    <w:rsid w:val="00C90C54"/>
    <w:rsid w:val="00C9141F"/>
    <w:rsid w:val="00C93694"/>
    <w:rsid w:val="00C96E02"/>
    <w:rsid w:val="00CA3282"/>
    <w:rsid w:val="00CB1FC6"/>
    <w:rsid w:val="00CB5F0D"/>
    <w:rsid w:val="00CC1756"/>
    <w:rsid w:val="00CC25DB"/>
    <w:rsid w:val="00CC58C1"/>
    <w:rsid w:val="00CC7A08"/>
    <w:rsid w:val="00CC7F3A"/>
    <w:rsid w:val="00CD5F9E"/>
    <w:rsid w:val="00CE0E35"/>
    <w:rsid w:val="00CE15FD"/>
    <w:rsid w:val="00CE692B"/>
    <w:rsid w:val="00CE74D2"/>
    <w:rsid w:val="00CF0C3A"/>
    <w:rsid w:val="00CF3853"/>
    <w:rsid w:val="00D00E93"/>
    <w:rsid w:val="00D01585"/>
    <w:rsid w:val="00D01D9E"/>
    <w:rsid w:val="00D03D81"/>
    <w:rsid w:val="00D06687"/>
    <w:rsid w:val="00D069B0"/>
    <w:rsid w:val="00D07DDB"/>
    <w:rsid w:val="00D10521"/>
    <w:rsid w:val="00D108C7"/>
    <w:rsid w:val="00D11B6F"/>
    <w:rsid w:val="00D16BA3"/>
    <w:rsid w:val="00D21335"/>
    <w:rsid w:val="00D25C26"/>
    <w:rsid w:val="00D265B0"/>
    <w:rsid w:val="00D367BF"/>
    <w:rsid w:val="00D3773C"/>
    <w:rsid w:val="00D37A77"/>
    <w:rsid w:val="00D37CEF"/>
    <w:rsid w:val="00D4023A"/>
    <w:rsid w:val="00D45744"/>
    <w:rsid w:val="00D46D61"/>
    <w:rsid w:val="00D46FC2"/>
    <w:rsid w:val="00D47CEF"/>
    <w:rsid w:val="00D57407"/>
    <w:rsid w:val="00D60959"/>
    <w:rsid w:val="00D64C5B"/>
    <w:rsid w:val="00D8136F"/>
    <w:rsid w:val="00D81FC4"/>
    <w:rsid w:val="00D82BA0"/>
    <w:rsid w:val="00D842D3"/>
    <w:rsid w:val="00D844DA"/>
    <w:rsid w:val="00D84BC2"/>
    <w:rsid w:val="00D86690"/>
    <w:rsid w:val="00D9201B"/>
    <w:rsid w:val="00D96842"/>
    <w:rsid w:val="00D968E6"/>
    <w:rsid w:val="00DA0DFD"/>
    <w:rsid w:val="00DA17DB"/>
    <w:rsid w:val="00DA36AE"/>
    <w:rsid w:val="00DA55A4"/>
    <w:rsid w:val="00DB4F9E"/>
    <w:rsid w:val="00DC24A3"/>
    <w:rsid w:val="00DC24E0"/>
    <w:rsid w:val="00DC4ADD"/>
    <w:rsid w:val="00DC62C4"/>
    <w:rsid w:val="00DC64DA"/>
    <w:rsid w:val="00DD2B49"/>
    <w:rsid w:val="00DD386C"/>
    <w:rsid w:val="00DD51BF"/>
    <w:rsid w:val="00DD62B0"/>
    <w:rsid w:val="00DE4729"/>
    <w:rsid w:val="00DE66B6"/>
    <w:rsid w:val="00DE7296"/>
    <w:rsid w:val="00DE735A"/>
    <w:rsid w:val="00DF2F71"/>
    <w:rsid w:val="00DF517C"/>
    <w:rsid w:val="00E00339"/>
    <w:rsid w:val="00E00B18"/>
    <w:rsid w:val="00E053B9"/>
    <w:rsid w:val="00E057D2"/>
    <w:rsid w:val="00E10CFC"/>
    <w:rsid w:val="00E15296"/>
    <w:rsid w:val="00E16844"/>
    <w:rsid w:val="00E243A2"/>
    <w:rsid w:val="00E251D4"/>
    <w:rsid w:val="00E257D9"/>
    <w:rsid w:val="00E31121"/>
    <w:rsid w:val="00E32BAC"/>
    <w:rsid w:val="00E33BD2"/>
    <w:rsid w:val="00E34CE7"/>
    <w:rsid w:val="00E35558"/>
    <w:rsid w:val="00E40263"/>
    <w:rsid w:val="00E45A83"/>
    <w:rsid w:val="00E479C4"/>
    <w:rsid w:val="00E51115"/>
    <w:rsid w:val="00E60849"/>
    <w:rsid w:val="00E625C8"/>
    <w:rsid w:val="00E70A74"/>
    <w:rsid w:val="00E714C9"/>
    <w:rsid w:val="00E736FC"/>
    <w:rsid w:val="00E7445A"/>
    <w:rsid w:val="00E8109F"/>
    <w:rsid w:val="00E83B5D"/>
    <w:rsid w:val="00E95B05"/>
    <w:rsid w:val="00EA07BE"/>
    <w:rsid w:val="00EA111D"/>
    <w:rsid w:val="00EA4CC4"/>
    <w:rsid w:val="00EA61D3"/>
    <w:rsid w:val="00EB4FD4"/>
    <w:rsid w:val="00EC4CF8"/>
    <w:rsid w:val="00EC78E2"/>
    <w:rsid w:val="00ED340D"/>
    <w:rsid w:val="00ED6126"/>
    <w:rsid w:val="00EE0E0F"/>
    <w:rsid w:val="00EE3E7F"/>
    <w:rsid w:val="00EF2552"/>
    <w:rsid w:val="00EF31C8"/>
    <w:rsid w:val="00EF3474"/>
    <w:rsid w:val="00F003D4"/>
    <w:rsid w:val="00F00A09"/>
    <w:rsid w:val="00F07F7D"/>
    <w:rsid w:val="00F11B01"/>
    <w:rsid w:val="00F2142F"/>
    <w:rsid w:val="00F230FB"/>
    <w:rsid w:val="00F2455C"/>
    <w:rsid w:val="00F245C3"/>
    <w:rsid w:val="00F260AC"/>
    <w:rsid w:val="00F273FC"/>
    <w:rsid w:val="00F3009B"/>
    <w:rsid w:val="00F30ED7"/>
    <w:rsid w:val="00F31625"/>
    <w:rsid w:val="00F32CD6"/>
    <w:rsid w:val="00F33FB3"/>
    <w:rsid w:val="00F36ED1"/>
    <w:rsid w:val="00F41D7F"/>
    <w:rsid w:val="00F4415A"/>
    <w:rsid w:val="00F52628"/>
    <w:rsid w:val="00F548FF"/>
    <w:rsid w:val="00F63D6F"/>
    <w:rsid w:val="00F66538"/>
    <w:rsid w:val="00F72964"/>
    <w:rsid w:val="00F74AB4"/>
    <w:rsid w:val="00F756E4"/>
    <w:rsid w:val="00F763E5"/>
    <w:rsid w:val="00F76A47"/>
    <w:rsid w:val="00F84178"/>
    <w:rsid w:val="00F87F31"/>
    <w:rsid w:val="00F90606"/>
    <w:rsid w:val="00F922A2"/>
    <w:rsid w:val="00F92D95"/>
    <w:rsid w:val="00F957F8"/>
    <w:rsid w:val="00F97B9F"/>
    <w:rsid w:val="00FA016D"/>
    <w:rsid w:val="00FA5284"/>
    <w:rsid w:val="00FA6B01"/>
    <w:rsid w:val="00FB4274"/>
    <w:rsid w:val="00FB786D"/>
    <w:rsid w:val="00FC1FD6"/>
    <w:rsid w:val="00FC56F9"/>
    <w:rsid w:val="00FD05E1"/>
    <w:rsid w:val="00FD68B5"/>
    <w:rsid w:val="00FD7B33"/>
    <w:rsid w:val="00FE51FD"/>
    <w:rsid w:val="00FE5F6A"/>
    <w:rsid w:val="00FE692D"/>
    <w:rsid w:val="00FE7C7E"/>
    <w:rsid w:val="00FF0465"/>
    <w:rsid w:val="00FF04CD"/>
    <w:rsid w:val="00FF20CE"/>
    <w:rsid w:val="00FF3546"/>
    <w:rsid w:val="00FF5C9C"/>
    <w:rsid w:val="00FF636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58F899"/>
  <w15:chartTrackingRefBased/>
  <w15:docId w15:val="{E222BA97-A204-418D-98EA-F5777277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115"/>
    <w:pPr>
      <w:spacing w:before="160" w:line="300" w:lineRule="exact"/>
      <w:jc w:val="both"/>
    </w:pPr>
    <w:rPr>
      <w:rFonts w:ascii="Garamond" w:eastAsiaTheme="minorEastAsia" w:hAnsi="Garamond"/>
      <w:lang w:val="en-US" w:eastAsia="de-DE"/>
    </w:rPr>
  </w:style>
  <w:style w:type="paragraph" w:styleId="Heading1">
    <w:name w:val="heading 1"/>
    <w:basedOn w:val="Normal"/>
    <w:next w:val="Normal"/>
    <w:link w:val="Heading1Char"/>
    <w:uiPriority w:val="9"/>
    <w:qFormat/>
    <w:rsid w:val="00FF04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C6A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904B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4CD"/>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FF04CD"/>
    <w:rPr>
      <w:rFonts w:ascii="Garamond" w:eastAsiaTheme="minorEastAsia" w:hAnsi="Garamond"/>
      <w:lang w:val="en-US" w:eastAsia="de-DE"/>
    </w:rPr>
  </w:style>
  <w:style w:type="paragraph" w:styleId="Footer">
    <w:name w:val="footer"/>
    <w:basedOn w:val="Normal"/>
    <w:link w:val="FooterChar"/>
    <w:uiPriority w:val="99"/>
    <w:unhideWhenUsed/>
    <w:rsid w:val="00FF04CD"/>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FF04CD"/>
    <w:rPr>
      <w:rFonts w:ascii="Garamond" w:eastAsiaTheme="minorEastAsia" w:hAnsi="Garamond"/>
      <w:lang w:val="en-US" w:eastAsia="de-DE"/>
    </w:rPr>
  </w:style>
  <w:style w:type="character" w:customStyle="1" w:styleId="Heading1Char">
    <w:name w:val="Heading 1 Char"/>
    <w:basedOn w:val="DefaultParagraphFont"/>
    <w:link w:val="Heading1"/>
    <w:uiPriority w:val="9"/>
    <w:rsid w:val="00FF04CD"/>
    <w:rPr>
      <w:rFonts w:asciiTheme="majorHAnsi" w:eastAsiaTheme="majorEastAsia" w:hAnsiTheme="majorHAnsi" w:cstheme="majorBidi"/>
      <w:color w:val="2E74B5" w:themeColor="accent1" w:themeShade="BF"/>
      <w:sz w:val="32"/>
      <w:szCs w:val="32"/>
      <w:lang w:val="en-US" w:eastAsia="de-DE"/>
    </w:rPr>
  </w:style>
  <w:style w:type="character" w:customStyle="1" w:styleId="Heading2Char">
    <w:name w:val="Heading 2 Char"/>
    <w:basedOn w:val="DefaultParagraphFont"/>
    <w:link w:val="Heading2"/>
    <w:uiPriority w:val="9"/>
    <w:rsid w:val="008C6A47"/>
    <w:rPr>
      <w:rFonts w:asciiTheme="majorHAnsi" w:eastAsiaTheme="majorEastAsia" w:hAnsiTheme="majorHAnsi" w:cstheme="majorBidi"/>
      <w:color w:val="2E74B5" w:themeColor="accent1" w:themeShade="BF"/>
      <w:sz w:val="26"/>
      <w:szCs w:val="26"/>
      <w:lang w:val="en-US" w:eastAsia="de-DE"/>
    </w:rPr>
  </w:style>
  <w:style w:type="paragraph" w:styleId="ListParagraph">
    <w:name w:val="List Paragraph"/>
    <w:basedOn w:val="Normal"/>
    <w:uiPriority w:val="34"/>
    <w:qFormat/>
    <w:rsid w:val="00014F06"/>
    <w:pPr>
      <w:ind w:left="720"/>
      <w:contextualSpacing/>
    </w:pPr>
  </w:style>
  <w:style w:type="character" w:styleId="Hyperlink">
    <w:name w:val="Hyperlink"/>
    <w:basedOn w:val="DefaultParagraphFont"/>
    <w:uiPriority w:val="99"/>
    <w:unhideWhenUsed/>
    <w:rsid w:val="00907DF8"/>
    <w:rPr>
      <w:color w:val="0563C1" w:themeColor="hyperlink"/>
      <w:u w:val="single"/>
    </w:rPr>
  </w:style>
  <w:style w:type="paragraph" w:customStyle="1" w:styleId="Instructions">
    <w:name w:val="Instructions"/>
    <w:basedOn w:val="Normal"/>
    <w:link w:val="InstructionsCar"/>
    <w:qFormat/>
    <w:rsid w:val="00B16DCC"/>
    <w:pPr>
      <w:spacing w:before="0" w:after="0" w:line="240" w:lineRule="auto"/>
      <w:ind w:left="357"/>
    </w:pPr>
    <w:rPr>
      <w:rFonts w:ascii="Arial" w:eastAsia="MS Mincho" w:hAnsi="Arial" w:cs="Times New Roman"/>
      <w:i/>
      <w:color w:val="808080"/>
      <w:szCs w:val="24"/>
      <w:lang w:val="fr-FR" w:eastAsia="ja-JP"/>
    </w:rPr>
  </w:style>
  <w:style w:type="character" w:customStyle="1" w:styleId="InstructionsCar">
    <w:name w:val="Instructions Car"/>
    <w:link w:val="Instructions"/>
    <w:rsid w:val="00B16DCC"/>
    <w:rPr>
      <w:rFonts w:ascii="Arial" w:eastAsia="MS Mincho" w:hAnsi="Arial" w:cs="Times New Roman"/>
      <w:i/>
      <w:color w:val="808080"/>
      <w:szCs w:val="24"/>
      <w:lang w:eastAsia="ja-JP"/>
    </w:rPr>
  </w:style>
  <w:style w:type="table" w:styleId="TableGrid">
    <w:name w:val="Table Grid"/>
    <w:basedOn w:val="TableNormal"/>
    <w:uiPriority w:val="39"/>
    <w:rsid w:val="00320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9590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590E"/>
    <w:rPr>
      <w:rFonts w:ascii="Segoe UI" w:eastAsiaTheme="minorEastAsia" w:hAnsi="Segoe UI" w:cs="Segoe UI"/>
      <w:sz w:val="18"/>
      <w:szCs w:val="18"/>
      <w:lang w:val="en-US" w:eastAsia="de-DE"/>
    </w:rPr>
  </w:style>
  <w:style w:type="table" w:customStyle="1" w:styleId="Grilledutableau1">
    <w:name w:val="Grille du tableau1"/>
    <w:basedOn w:val="TableNormal"/>
    <w:next w:val="TableGrid"/>
    <w:rsid w:val="00FF20CE"/>
    <w:pPr>
      <w:spacing w:after="0" w:line="240" w:lineRule="auto"/>
    </w:pPr>
    <w:rPr>
      <w:rFonts w:ascii="Times New Roman" w:eastAsia="MS Mincho"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14EC"/>
    <w:rPr>
      <w:sz w:val="16"/>
      <w:szCs w:val="16"/>
    </w:rPr>
  </w:style>
  <w:style w:type="paragraph" w:styleId="CommentText">
    <w:name w:val="annotation text"/>
    <w:basedOn w:val="Normal"/>
    <w:link w:val="CommentTextChar"/>
    <w:uiPriority w:val="99"/>
    <w:semiHidden/>
    <w:unhideWhenUsed/>
    <w:rsid w:val="00B514EC"/>
    <w:pPr>
      <w:spacing w:line="240" w:lineRule="auto"/>
    </w:pPr>
    <w:rPr>
      <w:sz w:val="20"/>
      <w:szCs w:val="20"/>
    </w:rPr>
  </w:style>
  <w:style w:type="character" w:customStyle="1" w:styleId="CommentTextChar">
    <w:name w:val="Comment Text Char"/>
    <w:basedOn w:val="DefaultParagraphFont"/>
    <w:link w:val="CommentText"/>
    <w:uiPriority w:val="99"/>
    <w:semiHidden/>
    <w:rsid w:val="00B514EC"/>
    <w:rPr>
      <w:rFonts w:ascii="Garamond" w:eastAsiaTheme="minorEastAsia" w:hAnsi="Garamond"/>
      <w:sz w:val="20"/>
      <w:szCs w:val="20"/>
      <w:lang w:val="en-US" w:eastAsia="de-DE"/>
    </w:rPr>
  </w:style>
  <w:style w:type="paragraph" w:styleId="CommentSubject">
    <w:name w:val="annotation subject"/>
    <w:basedOn w:val="CommentText"/>
    <w:next w:val="CommentText"/>
    <w:link w:val="CommentSubjectChar"/>
    <w:uiPriority w:val="99"/>
    <w:semiHidden/>
    <w:unhideWhenUsed/>
    <w:rsid w:val="00B514EC"/>
    <w:rPr>
      <w:b/>
      <w:bCs/>
    </w:rPr>
  </w:style>
  <w:style w:type="character" w:customStyle="1" w:styleId="CommentSubjectChar">
    <w:name w:val="Comment Subject Char"/>
    <w:basedOn w:val="CommentTextChar"/>
    <w:link w:val="CommentSubject"/>
    <w:uiPriority w:val="99"/>
    <w:semiHidden/>
    <w:rsid w:val="00B514EC"/>
    <w:rPr>
      <w:rFonts w:ascii="Garamond" w:eastAsiaTheme="minorEastAsia" w:hAnsi="Garamond"/>
      <w:b/>
      <w:bCs/>
      <w:sz w:val="20"/>
      <w:szCs w:val="20"/>
      <w:lang w:val="en-US" w:eastAsia="de-DE"/>
    </w:rPr>
  </w:style>
  <w:style w:type="character" w:styleId="FootnoteReference">
    <w:name w:val="footnote reference"/>
    <w:uiPriority w:val="99"/>
    <w:rsid w:val="00B514EC"/>
    <w:rPr>
      <w:vertAlign w:val="superscript"/>
    </w:rPr>
  </w:style>
  <w:style w:type="paragraph" w:customStyle="1" w:styleId="Default">
    <w:name w:val="Default"/>
    <w:rsid w:val="00084276"/>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BC27BC"/>
    <w:pPr>
      <w:spacing w:before="100" w:beforeAutospacing="1" w:after="100" w:afterAutospacing="1" w:line="240" w:lineRule="auto"/>
      <w:jc w:val="left"/>
    </w:pPr>
    <w:rPr>
      <w:rFonts w:ascii="Times New Roman" w:eastAsiaTheme="minorHAnsi" w:hAnsi="Times New Roman" w:cs="Times New Roman"/>
      <w:color w:val="000000"/>
      <w:sz w:val="24"/>
      <w:szCs w:val="24"/>
      <w:lang w:val="fr-FR" w:eastAsia="fr-FR"/>
    </w:rPr>
  </w:style>
  <w:style w:type="character" w:styleId="FollowedHyperlink">
    <w:name w:val="FollowedHyperlink"/>
    <w:basedOn w:val="DefaultParagraphFont"/>
    <w:uiPriority w:val="99"/>
    <w:semiHidden/>
    <w:unhideWhenUsed/>
    <w:rsid w:val="00BC396A"/>
    <w:rPr>
      <w:color w:val="954F72" w:themeColor="followedHyperlink"/>
      <w:u w:val="single"/>
    </w:rPr>
  </w:style>
  <w:style w:type="paragraph" w:styleId="FootnoteText">
    <w:name w:val="footnote text"/>
    <w:basedOn w:val="Normal"/>
    <w:link w:val="FootnoteTextChar"/>
    <w:uiPriority w:val="99"/>
    <w:unhideWhenUsed/>
    <w:rsid w:val="004F7C1A"/>
    <w:pPr>
      <w:spacing w:before="0" w:after="0" w:line="240" w:lineRule="auto"/>
    </w:pPr>
    <w:rPr>
      <w:sz w:val="20"/>
      <w:szCs w:val="20"/>
    </w:rPr>
  </w:style>
  <w:style w:type="character" w:customStyle="1" w:styleId="FootnoteTextChar">
    <w:name w:val="Footnote Text Char"/>
    <w:basedOn w:val="DefaultParagraphFont"/>
    <w:link w:val="FootnoteText"/>
    <w:uiPriority w:val="99"/>
    <w:rsid w:val="004F7C1A"/>
    <w:rPr>
      <w:rFonts w:ascii="Garamond" w:eastAsiaTheme="minorEastAsia" w:hAnsi="Garamond"/>
      <w:sz w:val="20"/>
      <w:szCs w:val="20"/>
      <w:lang w:val="en-US" w:eastAsia="de-DE"/>
    </w:rPr>
  </w:style>
  <w:style w:type="character" w:customStyle="1" w:styleId="Mentionnonrsolue1">
    <w:name w:val="Mention non résolue1"/>
    <w:basedOn w:val="DefaultParagraphFont"/>
    <w:uiPriority w:val="99"/>
    <w:semiHidden/>
    <w:unhideWhenUsed/>
    <w:rsid w:val="00622AE2"/>
    <w:rPr>
      <w:color w:val="605E5C"/>
      <w:shd w:val="clear" w:color="auto" w:fill="E1DFDD"/>
    </w:rPr>
  </w:style>
  <w:style w:type="character" w:styleId="UnresolvedMention">
    <w:name w:val="Unresolved Mention"/>
    <w:basedOn w:val="DefaultParagraphFont"/>
    <w:uiPriority w:val="99"/>
    <w:semiHidden/>
    <w:unhideWhenUsed/>
    <w:rsid w:val="004F00BB"/>
    <w:rPr>
      <w:color w:val="605E5C"/>
      <w:shd w:val="clear" w:color="auto" w:fill="E1DFDD"/>
    </w:rPr>
  </w:style>
  <w:style w:type="paragraph" w:styleId="HTMLPreformatted">
    <w:name w:val="HTML Preformatted"/>
    <w:basedOn w:val="Normal"/>
    <w:link w:val="HTMLPreformattedChar"/>
    <w:uiPriority w:val="99"/>
    <w:unhideWhenUsed/>
    <w:rsid w:val="007A2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fr-FR" w:eastAsia="fr-FR"/>
    </w:rPr>
  </w:style>
  <w:style w:type="character" w:customStyle="1" w:styleId="HTMLPreformattedChar">
    <w:name w:val="HTML Preformatted Char"/>
    <w:basedOn w:val="DefaultParagraphFont"/>
    <w:link w:val="HTMLPreformatted"/>
    <w:uiPriority w:val="99"/>
    <w:rsid w:val="007A2567"/>
    <w:rPr>
      <w:rFonts w:ascii="Courier New" w:eastAsia="Times New Roman" w:hAnsi="Courier New" w:cs="Courier New"/>
      <w:sz w:val="20"/>
      <w:szCs w:val="20"/>
      <w:lang w:eastAsia="fr-FR"/>
    </w:rPr>
  </w:style>
  <w:style w:type="character" w:customStyle="1" w:styleId="y2iqfc">
    <w:name w:val="y2iqfc"/>
    <w:basedOn w:val="DefaultParagraphFont"/>
    <w:rsid w:val="007A2567"/>
  </w:style>
  <w:style w:type="character" w:styleId="Emphasis">
    <w:name w:val="Emphasis"/>
    <w:basedOn w:val="DefaultParagraphFont"/>
    <w:uiPriority w:val="20"/>
    <w:qFormat/>
    <w:rsid w:val="001B1C2F"/>
    <w:rPr>
      <w:i/>
      <w:iCs/>
    </w:rPr>
  </w:style>
  <w:style w:type="character" w:customStyle="1" w:styleId="nocase">
    <w:name w:val="nocase"/>
    <w:basedOn w:val="DefaultParagraphFont"/>
    <w:rsid w:val="001B1C2F"/>
  </w:style>
  <w:style w:type="character" w:customStyle="1" w:styleId="Heading3Char">
    <w:name w:val="Heading 3 Char"/>
    <w:basedOn w:val="DefaultParagraphFont"/>
    <w:link w:val="Heading3"/>
    <w:uiPriority w:val="9"/>
    <w:rsid w:val="009904BF"/>
    <w:rPr>
      <w:rFonts w:asciiTheme="majorHAnsi" w:eastAsiaTheme="majorEastAsia" w:hAnsiTheme="majorHAnsi" w:cstheme="majorBidi"/>
      <w:color w:val="1F4D78" w:themeColor="accent1" w:themeShade="7F"/>
      <w:sz w:val="24"/>
      <w:szCs w:val="24"/>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00451">
      <w:bodyDiv w:val="1"/>
      <w:marLeft w:val="0"/>
      <w:marRight w:val="0"/>
      <w:marTop w:val="0"/>
      <w:marBottom w:val="0"/>
      <w:divBdr>
        <w:top w:val="none" w:sz="0" w:space="0" w:color="auto"/>
        <w:left w:val="none" w:sz="0" w:space="0" w:color="auto"/>
        <w:bottom w:val="none" w:sz="0" w:space="0" w:color="auto"/>
        <w:right w:val="none" w:sz="0" w:space="0" w:color="auto"/>
      </w:divBdr>
    </w:div>
    <w:div w:id="229311529">
      <w:bodyDiv w:val="1"/>
      <w:marLeft w:val="0"/>
      <w:marRight w:val="0"/>
      <w:marTop w:val="0"/>
      <w:marBottom w:val="0"/>
      <w:divBdr>
        <w:top w:val="none" w:sz="0" w:space="0" w:color="auto"/>
        <w:left w:val="none" w:sz="0" w:space="0" w:color="auto"/>
        <w:bottom w:val="none" w:sz="0" w:space="0" w:color="auto"/>
        <w:right w:val="none" w:sz="0" w:space="0" w:color="auto"/>
      </w:divBdr>
    </w:div>
    <w:div w:id="278804750">
      <w:bodyDiv w:val="1"/>
      <w:marLeft w:val="0"/>
      <w:marRight w:val="0"/>
      <w:marTop w:val="0"/>
      <w:marBottom w:val="0"/>
      <w:divBdr>
        <w:top w:val="none" w:sz="0" w:space="0" w:color="auto"/>
        <w:left w:val="none" w:sz="0" w:space="0" w:color="auto"/>
        <w:bottom w:val="none" w:sz="0" w:space="0" w:color="auto"/>
        <w:right w:val="none" w:sz="0" w:space="0" w:color="auto"/>
      </w:divBdr>
    </w:div>
    <w:div w:id="334188138">
      <w:bodyDiv w:val="1"/>
      <w:marLeft w:val="0"/>
      <w:marRight w:val="0"/>
      <w:marTop w:val="0"/>
      <w:marBottom w:val="0"/>
      <w:divBdr>
        <w:top w:val="none" w:sz="0" w:space="0" w:color="auto"/>
        <w:left w:val="none" w:sz="0" w:space="0" w:color="auto"/>
        <w:bottom w:val="none" w:sz="0" w:space="0" w:color="auto"/>
        <w:right w:val="none" w:sz="0" w:space="0" w:color="auto"/>
      </w:divBdr>
    </w:div>
    <w:div w:id="391928686">
      <w:bodyDiv w:val="1"/>
      <w:marLeft w:val="0"/>
      <w:marRight w:val="0"/>
      <w:marTop w:val="0"/>
      <w:marBottom w:val="0"/>
      <w:divBdr>
        <w:top w:val="none" w:sz="0" w:space="0" w:color="auto"/>
        <w:left w:val="none" w:sz="0" w:space="0" w:color="auto"/>
        <w:bottom w:val="none" w:sz="0" w:space="0" w:color="auto"/>
        <w:right w:val="none" w:sz="0" w:space="0" w:color="auto"/>
      </w:divBdr>
    </w:div>
    <w:div w:id="432288601">
      <w:bodyDiv w:val="1"/>
      <w:marLeft w:val="0"/>
      <w:marRight w:val="0"/>
      <w:marTop w:val="0"/>
      <w:marBottom w:val="0"/>
      <w:divBdr>
        <w:top w:val="none" w:sz="0" w:space="0" w:color="auto"/>
        <w:left w:val="none" w:sz="0" w:space="0" w:color="auto"/>
        <w:bottom w:val="none" w:sz="0" w:space="0" w:color="auto"/>
        <w:right w:val="none" w:sz="0" w:space="0" w:color="auto"/>
      </w:divBdr>
    </w:div>
    <w:div w:id="471869189">
      <w:bodyDiv w:val="1"/>
      <w:marLeft w:val="0"/>
      <w:marRight w:val="0"/>
      <w:marTop w:val="0"/>
      <w:marBottom w:val="0"/>
      <w:divBdr>
        <w:top w:val="none" w:sz="0" w:space="0" w:color="auto"/>
        <w:left w:val="none" w:sz="0" w:space="0" w:color="auto"/>
        <w:bottom w:val="none" w:sz="0" w:space="0" w:color="auto"/>
        <w:right w:val="none" w:sz="0" w:space="0" w:color="auto"/>
      </w:divBdr>
    </w:div>
    <w:div w:id="544491530">
      <w:bodyDiv w:val="1"/>
      <w:marLeft w:val="0"/>
      <w:marRight w:val="0"/>
      <w:marTop w:val="0"/>
      <w:marBottom w:val="0"/>
      <w:divBdr>
        <w:top w:val="none" w:sz="0" w:space="0" w:color="auto"/>
        <w:left w:val="none" w:sz="0" w:space="0" w:color="auto"/>
        <w:bottom w:val="none" w:sz="0" w:space="0" w:color="auto"/>
        <w:right w:val="none" w:sz="0" w:space="0" w:color="auto"/>
      </w:divBdr>
    </w:div>
    <w:div w:id="663122797">
      <w:bodyDiv w:val="1"/>
      <w:marLeft w:val="0"/>
      <w:marRight w:val="0"/>
      <w:marTop w:val="0"/>
      <w:marBottom w:val="0"/>
      <w:divBdr>
        <w:top w:val="none" w:sz="0" w:space="0" w:color="auto"/>
        <w:left w:val="none" w:sz="0" w:space="0" w:color="auto"/>
        <w:bottom w:val="none" w:sz="0" w:space="0" w:color="auto"/>
        <w:right w:val="none" w:sz="0" w:space="0" w:color="auto"/>
      </w:divBdr>
    </w:div>
    <w:div w:id="669336129">
      <w:bodyDiv w:val="1"/>
      <w:marLeft w:val="0"/>
      <w:marRight w:val="0"/>
      <w:marTop w:val="0"/>
      <w:marBottom w:val="0"/>
      <w:divBdr>
        <w:top w:val="none" w:sz="0" w:space="0" w:color="auto"/>
        <w:left w:val="none" w:sz="0" w:space="0" w:color="auto"/>
        <w:bottom w:val="none" w:sz="0" w:space="0" w:color="auto"/>
        <w:right w:val="none" w:sz="0" w:space="0" w:color="auto"/>
      </w:divBdr>
      <w:divsChild>
        <w:div w:id="1781222039">
          <w:marLeft w:val="0"/>
          <w:marRight w:val="0"/>
          <w:marTop w:val="0"/>
          <w:marBottom w:val="0"/>
          <w:divBdr>
            <w:top w:val="none" w:sz="0" w:space="0" w:color="auto"/>
            <w:left w:val="none" w:sz="0" w:space="0" w:color="auto"/>
            <w:bottom w:val="none" w:sz="0" w:space="0" w:color="auto"/>
            <w:right w:val="none" w:sz="0" w:space="0" w:color="auto"/>
          </w:divBdr>
        </w:div>
      </w:divsChild>
    </w:div>
    <w:div w:id="708721757">
      <w:bodyDiv w:val="1"/>
      <w:marLeft w:val="0"/>
      <w:marRight w:val="0"/>
      <w:marTop w:val="0"/>
      <w:marBottom w:val="0"/>
      <w:divBdr>
        <w:top w:val="none" w:sz="0" w:space="0" w:color="auto"/>
        <w:left w:val="none" w:sz="0" w:space="0" w:color="auto"/>
        <w:bottom w:val="none" w:sz="0" w:space="0" w:color="auto"/>
        <w:right w:val="none" w:sz="0" w:space="0" w:color="auto"/>
      </w:divBdr>
    </w:div>
    <w:div w:id="709573529">
      <w:bodyDiv w:val="1"/>
      <w:marLeft w:val="0"/>
      <w:marRight w:val="0"/>
      <w:marTop w:val="0"/>
      <w:marBottom w:val="0"/>
      <w:divBdr>
        <w:top w:val="none" w:sz="0" w:space="0" w:color="auto"/>
        <w:left w:val="none" w:sz="0" w:space="0" w:color="auto"/>
        <w:bottom w:val="none" w:sz="0" w:space="0" w:color="auto"/>
        <w:right w:val="none" w:sz="0" w:space="0" w:color="auto"/>
      </w:divBdr>
    </w:div>
    <w:div w:id="714155723">
      <w:bodyDiv w:val="1"/>
      <w:marLeft w:val="0"/>
      <w:marRight w:val="0"/>
      <w:marTop w:val="0"/>
      <w:marBottom w:val="0"/>
      <w:divBdr>
        <w:top w:val="none" w:sz="0" w:space="0" w:color="auto"/>
        <w:left w:val="none" w:sz="0" w:space="0" w:color="auto"/>
        <w:bottom w:val="none" w:sz="0" w:space="0" w:color="auto"/>
        <w:right w:val="none" w:sz="0" w:space="0" w:color="auto"/>
      </w:divBdr>
    </w:div>
    <w:div w:id="754402788">
      <w:bodyDiv w:val="1"/>
      <w:marLeft w:val="0"/>
      <w:marRight w:val="0"/>
      <w:marTop w:val="0"/>
      <w:marBottom w:val="0"/>
      <w:divBdr>
        <w:top w:val="none" w:sz="0" w:space="0" w:color="auto"/>
        <w:left w:val="none" w:sz="0" w:space="0" w:color="auto"/>
        <w:bottom w:val="none" w:sz="0" w:space="0" w:color="auto"/>
        <w:right w:val="none" w:sz="0" w:space="0" w:color="auto"/>
      </w:divBdr>
    </w:div>
    <w:div w:id="774062635">
      <w:bodyDiv w:val="1"/>
      <w:marLeft w:val="0"/>
      <w:marRight w:val="0"/>
      <w:marTop w:val="0"/>
      <w:marBottom w:val="0"/>
      <w:divBdr>
        <w:top w:val="none" w:sz="0" w:space="0" w:color="auto"/>
        <w:left w:val="none" w:sz="0" w:space="0" w:color="auto"/>
        <w:bottom w:val="none" w:sz="0" w:space="0" w:color="auto"/>
        <w:right w:val="none" w:sz="0" w:space="0" w:color="auto"/>
      </w:divBdr>
    </w:div>
    <w:div w:id="833690327">
      <w:bodyDiv w:val="1"/>
      <w:marLeft w:val="0"/>
      <w:marRight w:val="0"/>
      <w:marTop w:val="0"/>
      <w:marBottom w:val="0"/>
      <w:divBdr>
        <w:top w:val="none" w:sz="0" w:space="0" w:color="auto"/>
        <w:left w:val="none" w:sz="0" w:space="0" w:color="auto"/>
        <w:bottom w:val="none" w:sz="0" w:space="0" w:color="auto"/>
        <w:right w:val="none" w:sz="0" w:space="0" w:color="auto"/>
      </w:divBdr>
    </w:div>
    <w:div w:id="914123517">
      <w:bodyDiv w:val="1"/>
      <w:marLeft w:val="0"/>
      <w:marRight w:val="0"/>
      <w:marTop w:val="0"/>
      <w:marBottom w:val="0"/>
      <w:divBdr>
        <w:top w:val="none" w:sz="0" w:space="0" w:color="auto"/>
        <w:left w:val="none" w:sz="0" w:space="0" w:color="auto"/>
        <w:bottom w:val="none" w:sz="0" w:space="0" w:color="auto"/>
        <w:right w:val="none" w:sz="0" w:space="0" w:color="auto"/>
      </w:divBdr>
    </w:div>
    <w:div w:id="990214613">
      <w:bodyDiv w:val="1"/>
      <w:marLeft w:val="0"/>
      <w:marRight w:val="0"/>
      <w:marTop w:val="0"/>
      <w:marBottom w:val="0"/>
      <w:divBdr>
        <w:top w:val="none" w:sz="0" w:space="0" w:color="auto"/>
        <w:left w:val="none" w:sz="0" w:space="0" w:color="auto"/>
        <w:bottom w:val="none" w:sz="0" w:space="0" w:color="auto"/>
        <w:right w:val="none" w:sz="0" w:space="0" w:color="auto"/>
      </w:divBdr>
    </w:div>
    <w:div w:id="1136727674">
      <w:bodyDiv w:val="1"/>
      <w:marLeft w:val="0"/>
      <w:marRight w:val="0"/>
      <w:marTop w:val="0"/>
      <w:marBottom w:val="0"/>
      <w:divBdr>
        <w:top w:val="none" w:sz="0" w:space="0" w:color="auto"/>
        <w:left w:val="none" w:sz="0" w:space="0" w:color="auto"/>
        <w:bottom w:val="none" w:sz="0" w:space="0" w:color="auto"/>
        <w:right w:val="none" w:sz="0" w:space="0" w:color="auto"/>
      </w:divBdr>
    </w:div>
    <w:div w:id="1280257495">
      <w:bodyDiv w:val="1"/>
      <w:marLeft w:val="0"/>
      <w:marRight w:val="0"/>
      <w:marTop w:val="0"/>
      <w:marBottom w:val="0"/>
      <w:divBdr>
        <w:top w:val="none" w:sz="0" w:space="0" w:color="auto"/>
        <w:left w:val="none" w:sz="0" w:space="0" w:color="auto"/>
        <w:bottom w:val="none" w:sz="0" w:space="0" w:color="auto"/>
        <w:right w:val="none" w:sz="0" w:space="0" w:color="auto"/>
      </w:divBdr>
    </w:div>
    <w:div w:id="1301573774">
      <w:bodyDiv w:val="1"/>
      <w:marLeft w:val="0"/>
      <w:marRight w:val="0"/>
      <w:marTop w:val="0"/>
      <w:marBottom w:val="0"/>
      <w:divBdr>
        <w:top w:val="none" w:sz="0" w:space="0" w:color="auto"/>
        <w:left w:val="none" w:sz="0" w:space="0" w:color="auto"/>
        <w:bottom w:val="none" w:sz="0" w:space="0" w:color="auto"/>
        <w:right w:val="none" w:sz="0" w:space="0" w:color="auto"/>
      </w:divBdr>
      <w:divsChild>
        <w:div w:id="522209240">
          <w:marLeft w:val="0"/>
          <w:marRight w:val="0"/>
          <w:marTop w:val="0"/>
          <w:marBottom w:val="0"/>
          <w:divBdr>
            <w:top w:val="none" w:sz="0" w:space="0" w:color="auto"/>
            <w:left w:val="none" w:sz="0" w:space="0" w:color="auto"/>
            <w:bottom w:val="none" w:sz="0" w:space="0" w:color="auto"/>
            <w:right w:val="none" w:sz="0" w:space="0" w:color="auto"/>
          </w:divBdr>
        </w:div>
      </w:divsChild>
    </w:div>
    <w:div w:id="1396466040">
      <w:bodyDiv w:val="1"/>
      <w:marLeft w:val="0"/>
      <w:marRight w:val="0"/>
      <w:marTop w:val="0"/>
      <w:marBottom w:val="0"/>
      <w:divBdr>
        <w:top w:val="none" w:sz="0" w:space="0" w:color="auto"/>
        <w:left w:val="none" w:sz="0" w:space="0" w:color="auto"/>
        <w:bottom w:val="none" w:sz="0" w:space="0" w:color="auto"/>
        <w:right w:val="none" w:sz="0" w:space="0" w:color="auto"/>
      </w:divBdr>
    </w:div>
    <w:div w:id="1483500215">
      <w:bodyDiv w:val="1"/>
      <w:marLeft w:val="0"/>
      <w:marRight w:val="0"/>
      <w:marTop w:val="0"/>
      <w:marBottom w:val="0"/>
      <w:divBdr>
        <w:top w:val="none" w:sz="0" w:space="0" w:color="auto"/>
        <w:left w:val="none" w:sz="0" w:space="0" w:color="auto"/>
        <w:bottom w:val="none" w:sz="0" w:space="0" w:color="auto"/>
        <w:right w:val="none" w:sz="0" w:space="0" w:color="auto"/>
      </w:divBdr>
      <w:divsChild>
        <w:div w:id="1984889721">
          <w:marLeft w:val="0"/>
          <w:marRight w:val="0"/>
          <w:marTop w:val="0"/>
          <w:marBottom w:val="0"/>
          <w:divBdr>
            <w:top w:val="none" w:sz="0" w:space="0" w:color="auto"/>
            <w:left w:val="none" w:sz="0" w:space="0" w:color="auto"/>
            <w:bottom w:val="none" w:sz="0" w:space="0" w:color="auto"/>
            <w:right w:val="none" w:sz="0" w:space="0" w:color="auto"/>
          </w:divBdr>
        </w:div>
        <w:div w:id="965047322">
          <w:marLeft w:val="0"/>
          <w:marRight w:val="0"/>
          <w:marTop w:val="0"/>
          <w:marBottom w:val="0"/>
          <w:divBdr>
            <w:top w:val="none" w:sz="0" w:space="0" w:color="auto"/>
            <w:left w:val="none" w:sz="0" w:space="0" w:color="auto"/>
            <w:bottom w:val="none" w:sz="0" w:space="0" w:color="auto"/>
            <w:right w:val="none" w:sz="0" w:space="0" w:color="auto"/>
          </w:divBdr>
        </w:div>
        <w:div w:id="721371122">
          <w:marLeft w:val="0"/>
          <w:marRight w:val="0"/>
          <w:marTop w:val="0"/>
          <w:marBottom w:val="0"/>
          <w:divBdr>
            <w:top w:val="none" w:sz="0" w:space="0" w:color="auto"/>
            <w:left w:val="none" w:sz="0" w:space="0" w:color="auto"/>
            <w:bottom w:val="none" w:sz="0" w:space="0" w:color="auto"/>
            <w:right w:val="none" w:sz="0" w:space="0" w:color="auto"/>
          </w:divBdr>
        </w:div>
        <w:div w:id="1309894732">
          <w:marLeft w:val="0"/>
          <w:marRight w:val="0"/>
          <w:marTop w:val="0"/>
          <w:marBottom w:val="0"/>
          <w:divBdr>
            <w:top w:val="none" w:sz="0" w:space="0" w:color="auto"/>
            <w:left w:val="none" w:sz="0" w:space="0" w:color="auto"/>
            <w:bottom w:val="none" w:sz="0" w:space="0" w:color="auto"/>
            <w:right w:val="none" w:sz="0" w:space="0" w:color="auto"/>
          </w:divBdr>
        </w:div>
        <w:div w:id="1531142315">
          <w:marLeft w:val="0"/>
          <w:marRight w:val="0"/>
          <w:marTop w:val="0"/>
          <w:marBottom w:val="0"/>
          <w:divBdr>
            <w:top w:val="none" w:sz="0" w:space="0" w:color="auto"/>
            <w:left w:val="none" w:sz="0" w:space="0" w:color="auto"/>
            <w:bottom w:val="none" w:sz="0" w:space="0" w:color="auto"/>
            <w:right w:val="none" w:sz="0" w:space="0" w:color="auto"/>
          </w:divBdr>
        </w:div>
        <w:div w:id="678848830">
          <w:marLeft w:val="0"/>
          <w:marRight w:val="0"/>
          <w:marTop w:val="0"/>
          <w:marBottom w:val="0"/>
          <w:divBdr>
            <w:top w:val="none" w:sz="0" w:space="0" w:color="auto"/>
            <w:left w:val="none" w:sz="0" w:space="0" w:color="auto"/>
            <w:bottom w:val="none" w:sz="0" w:space="0" w:color="auto"/>
            <w:right w:val="none" w:sz="0" w:space="0" w:color="auto"/>
          </w:divBdr>
        </w:div>
        <w:div w:id="243271324">
          <w:marLeft w:val="0"/>
          <w:marRight w:val="0"/>
          <w:marTop w:val="0"/>
          <w:marBottom w:val="0"/>
          <w:divBdr>
            <w:top w:val="none" w:sz="0" w:space="0" w:color="auto"/>
            <w:left w:val="none" w:sz="0" w:space="0" w:color="auto"/>
            <w:bottom w:val="none" w:sz="0" w:space="0" w:color="auto"/>
            <w:right w:val="none" w:sz="0" w:space="0" w:color="auto"/>
          </w:divBdr>
        </w:div>
        <w:div w:id="285087752">
          <w:marLeft w:val="0"/>
          <w:marRight w:val="0"/>
          <w:marTop w:val="0"/>
          <w:marBottom w:val="0"/>
          <w:divBdr>
            <w:top w:val="none" w:sz="0" w:space="0" w:color="auto"/>
            <w:left w:val="none" w:sz="0" w:space="0" w:color="auto"/>
            <w:bottom w:val="none" w:sz="0" w:space="0" w:color="auto"/>
            <w:right w:val="none" w:sz="0" w:space="0" w:color="auto"/>
          </w:divBdr>
        </w:div>
        <w:div w:id="1908028676">
          <w:marLeft w:val="0"/>
          <w:marRight w:val="0"/>
          <w:marTop w:val="0"/>
          <w:marBottom w:val="0"/>
          <w:divBdr>
            <w:top w:val="none" w:sz="0" w:space="0" w:color="auto"/>
            <w:left w:val="none" w:sz="0" w:space="0" w:color="auto"/>
            <w:bottom w:val="none" w:sz="0" w:space="0" w:color="auto"/>
            <w:right w:val="none" w:sz="0" w:space="0" w:color="auto"/>
          </w:divBdr>
        </w:div>
        <w:div w:id="2051952994">
          <w:marLeft w:val="0"/>
          <w:marRight w:val="0"/>
          <w:marTop w:val="0"/>
          <w:marBottom w:val="0"/>
          <w:divBdr>
            <w:top w:val="none" w:sz="0" w:space="0" w:color="auto"/>
            <w:left w:val="none" w:sz="0" w:space="0" w:color="auto"/>
            <w:bottom w:val="none" w:sz="0" w:space="0" w:color="auto"/>
            <w:right w:val="none" w:sz="0" w:space="0" w:color="auto"/>
          </w:divBdr>
        </w:div>
        <w:div w:id="1110783939">
          <w:marLeft w:val="0"/>
          <w:marRight w:val="0"/>
          <w:marTop w:val="0"/>
          <w:marBottom w:val="0"/>
          <w:divBdr>
            <w:top w:val="none" w:sz="0" w:space="0" w:color="auto"/>
            <w:left w:val="none" w:sz="0" w:space="0" w:color="auto"/>
            <w:bottom w:val="none" w:sz="0" w:space="0" w:color="auto"/>
            <w:right w:val="none" w:sz="0" w:space="0" w:color="auto"/>
          </w:divBdr>
        </w:div>
        <w:div w:id="1161654435">
          <w:marLeft w:val="0"/>
          <w:marRight w:val="0"/>
          <w:marTop w:val="0"/>
          <w:marBottom w:val="0"/>
          <w:divBdr>
            <w:top w:val="none" w:sz="0" w:space="0" w:color="auto"/>
            <w:left w:val="none" w:sz="0" w:space="0" w:color="auto"/>
            <w:bottom w:val="none" w:sz="0" w:space="0" w:color="auto"/>
            <w:right w:val="none" w:sz="0" w:space="0" w:color="auto"/>
          </w:divBdr>
        </w:div>
      </w:divsChild>
    </w:div>
    <w:div w:id="1544291255">
      <w:bodyDiv w:val="1"/>
      <w:marLeft w:val="0"/>
      <w:marRight w:val="0"/>
      <w:marTop w:val="0"/>
      <w:marBottom w:val="0"/>
      <w:divBdr>
        <w:top w:val="none" w:sz="0" w:space="0" w:color="auto"/>
        <w:left w:val="none" w:sz="0" w:space="0" w:color="auto"/>
        <w:bottom w:val="none" w:sz="0" w:space="0" w:color="auto"/>
        <w:right w:val="none" w:sz="0" w:space="0" w:color="auto"/>
      </w:divBdr>
    </w:div>
    <w:div w:id="1574119142">
      <w:bodyDiv w:val="1"/>
      <w:marLeft w:val="0"/>
      <w:marRight w:val="0"/>
      <w:marTop w:val="0"/>
      <w:marBottom w:val="0"/>
      <w:divBdr>
        <w:top w:val="none" w:sz="0" w:space="0" w:color="auto"/>
        <w:left w:val="none" w:sz="0" w:space="0" w:color="auto"/>
        <w:bottom w:val="none" w:sz="0" w:space="0" w:color="auto"/>
        <w:right w:val="none" w:sz="0" w:space="0" w:color="auto"/>
      </w:divBdr>
      <w:divsChild>
        <w:div w:id="1921668768">
          <w:marLeft w:val="0"/>
          <w:marRight w:val="0"/>
          <w:marTop w:val="0"/>
          <w:marBottom w:val="0"/>
          <w:divBdr>
            <w:top w:val="none" w:sz="0" w:space="0" w:color="auto"/>
            <w:left w:val="none" w:sz="0" w:space="0" w:color="auto"/>
            <w:bottom w:val="none" w:sz="0" w:space="0" w:color="auto"/>
            <w:right w:val="none" w:sz="0" w:space="0" w:color="auto"/>
          </w:divBdr>
        </w:div>
        <w:div w:id="1573736084">
          <w:marLeft w:val="0"/>
          <w:marRight w:val="0"/>
          <w:marTop w:val="0"/>
          <w:marBottom w:val="0"/>
          <w:divBdr>
            <w:top w:val="none" w:sz="0" w:space="0" w:color="auto"/>
            <w:left w:val="none" w:sz="0" w:space="0" w:color="auto"/>
            <w:bottom w:val="none" w:sz="0" w:space="0" w:color="auto"/>
            <w:right w:val="none" w:sz="0" w:space="0" w:color="auto"/>
          </w:divBdr>
        </w:div>
        <w:div w:id="294069974">
          <w:marLeft w:val="0"/>
          <w:marRight w:val="0"/>
          <w:marTop w:val="0"/>
          <w:marBottom w:val="0"/>
          <w:divBdr>
            <w:top w:val="none" w:sz="0" w:space="0" w:color="auto"/>
            <w:left w:val="none" w:sz="0" w:space="0" w:color="auto"/>
            <w:bottom w:val="none" w:sz="0" w:space="0" w:color="auto"/>
            <w:right w:val="none" w:sz="0" w:space="0" w:color="auto"/>
          </w:divBdr>
        </w:div>
        <w:div w:id="1796823356">
          <w:marLeft w:val="0"/>
          <w:marRight w:val="0"/>
          <w:marTop w:val="0"/>
          <w:marBottom w:val="0"/>
          <w:divBdr>
            <w:top w:val="none" w:sz="0" w:space="0" w:color="auto"/>
            <w:left w:val="none" w:sz="0" w:space="0" w:color="auto"/>
            <w:bottom w:val="none" w:sz="0" w:space="0" w:color="auto"/>
            <w:right w:val="none" w:sz="0" w:space="0" w:color="auto"/>
          </w:divBdr>
        </w:div>
        <w:div w:id="1661302803">
          <w:marLeft w:val="0"/>
          <w:marRight w:val="0"/>
          <w:marTop w:val="0"/>
          <w:marBottom w:val="0"/>
          <w:divBdr>
            <w:top w:val="none" w:sz="0" w:space="0" w:color="auto"/>
            <w:left w:val="none" w:sz="0" w:space="0" w:color="auto"/>
            <w:bottom w:val="none" w:sz="0" w:space="0" w:color="auto"/>
            <w:right w:val="none" w:sz="0" w:space="0" w:color="auto"/>
          </w:divBdr>
        </w:div>
        <w:div w:id="427623709">
          <w:marLeft w:val="0"/>
          <w:marRight w:val="0"/>
          <w:marTop w:val="0"/>
          <w:marBottom w:val="0"/>
          <w:divBdr>
            <w:top w:val="none" w:sz="0" w:space="0" w:color="auto"/>
            <w:left w:val="none" w:sz="0" w:space="0" w:color="auto"/>
            <w:bottom w:val="none" w:sz="0" w:space="0" w:color="auto"/>
            <w:right w:val="none" w:sz="0" w:space="0" w:color="auto"/>
          </w:divBdr>
        </w:div>
        <w:div w:id="915939858">
          <w:marLeft w:val="0"/>
          <w:marRight w:val="0"/>
          <w:marTop w:val="0"/>
          <w:marBottom w:val="0"/>
          <w:divBdr>
            <w:top w:val="none" w:sz="0" w:space="0" w:color="auto"/>
            <w:left w:val="none" w:sz="0" w:space="0" w:color="auto"/>
            <w:bottom w:val="none" w:sz="0" w:space="0" w:color="auto"/>
            <w:right w:val="none" w:sz="0" w:space="0" w:color="auto"/>
          </w:divBdr>
        </w:div>
        <w:div w:id="331104340">
          <w:marLeft w:val="0"/>
          <w:marRight w:val="0"/>
          <w:marTop w:val="0"/>
          <w:marBottom w:val="0"/>
          <w:divBdr>
            <w:top w:val="none" w:sz="0" w:space="0" w:color="auto"/>
            <w:left w:val="none" w:sz="0" w:space="0" w:color="auto"/>
            <w:bottom w:val="none" w:sz="0" w:space="0" w:color="auto"/>
            <w:right w:val="none" w:sz="0" w:space="0" w:color="auto"/>
          </w:divBdr>
        </w:div>
        <w:div w:id="1688481842">
          <w:marLeft w:val="0"/>
          <w:marRight w:val="0"/>
          <w:marTop w:val="0"/>
          <w:marBottom w:val="0"/>
          <w:divBdr>
            <w:top w:val="none" w:sz="0" w:space="0" w:color="auto"/>
            <w:left w:val="none" w:sz="0" w:space="0" w:color="auto"/>
            <w:bottom w:val="none" w:sz="0" w:space="0" w:color="auto"/>
            <w:right w:val="none" w:sz="0" w:space="0" w:color="auto"/>
          </w:divBdr>
        </w:div>
        <w:div w:id="319507436">
          <w:marLeft w:val="0"/>
          <w:marRight w:val="0"/>
          <w:marTop w:val="0"/>
          <w:marBottom w:val="0"/>
          <w:divBdr>
            <w:top w:val="none" w:sz="0" w:space="0" w:color="auto"/>
            <w:left w:val="none" w:sz="0" w:space="0" w:color="auto"/>
            <w:bottom w:val="none" w:sz="0" w:space="0" w:color="auto"/>
            <w:right w:val="none" w:sz="0" w:space="0" w:color="auto"/>
          </w:divBdr>
        </w:div>
        <w:div w:id="1270240984">
          <w:marLeft w:val="0"/>
          <w:marRight w:val="0"/>
          <w:marTop w:val="0"/>
          <w:marBottom w:val="0"/>
          <w:divBdr>
            <w:top w:val="none" w:sz="0" w:space="0" w:color="auto"/>
            <w:left w:val="none" w:sz="0" w:space="0" w:color="auto"/>
            <w:bottom w:val="none" w:sz="0" w:space="0" w:color="auto"/>
            <w:right w:val="none" w:sz="0" w:space="0" w:color="auto"/>
          </w:divBdr>
        </w:div>
        <w:div w:id="754984718">
          <w:marLeft w:val="0"/>
          <w:marRight w:val="0"/>
          <w:marTop w:val="0"/>
          <w:marBottom w:val="0"/>
          <w:divBdr>
            <w:top w:val="none" w:sz="0" w:space="0" w:color="auto"/>
            <w:left w:val="none" w:sz="0" w:space="0" w:color="auto"/>
            <w:bottom w:val="none" w:sz="0" w:space="0" w:color="auto"/>
            <w:right w:val="none" w:sz="0" w:space="0" w:color="auto"/>
          </w:divBdr>
        </w:div>
        <w:div w:id="1627346547">
          <w:marLeft w:val="0"/>
          <w:marRight w:val="0"/>
          <w:marTop w:val="0"/>
          <w:marBottom w:val="0"/>
          <w:divBdr>
            <w:top w:val="none" w:sz="0" w:space="0" w:color="auto"/>
            <w:left w:val="none" w:sz="0" w:space="0" w:color="auto"/>
            <w:bottom w:val="none" w:sz="0" w:space="0" w:color="auto"/>
            <w:right w:val="none" w:sz="0" w:space="0" w:color="auto"/>
          </w:divBdr>
        </w:div>
        <w:div w:id="195117473">
          <w:marLeft w:val="0"/>
          <w:marRight w:val="0"/>
          <w:marTop w:val="0"/>
          <w:marBottom w:val="0"/>
          <w:divBdr>
            <w:top w:val="none" w:sz="0" w:space="0" w:color="auto"/>
            <w:left w:val="none" w:sz="0" w:space="0" w:color="auto"/>
            <w:bottom w:val="none" w:sz="0" w:space="0" w:color="auto"/>
            <w:right w:val="none" w:sz="0" w:space="0" w:color="auto"/>
          </w:divBdr>
        </w:div>
      </w:divsChild>
    </w:div>
    <w:div w:id="1603223149">
      <w:bodyDiv w:val="1"/>
      <w:marLeft w:val="0"/>
      <w:marRight w:val="0"/>
      <w:marTop w:val="0"/>
      <w:marBottom w:val="0"/>
      <w:divBdr>
        <w:top w:val="none" w:sz="0" w:space="0" w:color="auto"/>
        <w:left w:val="none" w:sz="0" w:space="0" w:color="auto"/>
        <w:bottom w:val="none" w:sz="0" w:space="0" w:color="auto"/>
        <w:right w:val="none" w:sz="0" w:space="0" w:color="auto"/>
      </w:divBdr>
    </w:div>
    <w:div w:id="1618557441">
      <w:bodyDiv w:val="1"/>
      <w:marLeft w:val="0"/>
      <w:marRight w:val="0"/>
      <w:marTop w:val="0"/>
      <w:marBottom w:val="0"/>
      <w:divBdr>
        <w:top w:val="none" w:sz="0" w:space="0" w:color="auto"/>
        <w:left w:val="none" w:sz="0" w:space="0" w:color="auto"/>
        <w:bottom w:val="none" w:sz="0" w:space="0" w:color="auto"/>
        <w:right w:val="none" w:sz="0" w:space="0" w:color="auto"/>
      </w:divBdr>
    </w:div>
    <w:div w:id="1721201219">
      <w:bodyDiv w:val="1"/>
      <w:marLeft w:val="0"/>
      <w:marRight w:val="0"/>
      <w:marTop w:val="0"/>
      <w:marBottom w:val="0"/>
      <w:divBdr>
        <w:top w:val="none" w:sz="0" w:space="0" w:color="auto"/>
        <w:left w:val="none" w:sz="0" w:space="0" w:color="auto"/>
        <w:bottom w:val="none" w:sz="0" w:space="0" w:color="auto"/>
        <w:right w:val="none" w:sz="0" w:space="0" w:color="auto"/>
      </w:divBdr>
    </w:div>
    <w:div w:id="1784223866">
      <w:bodyDiv w:val="1"/>
      <w:marLeft w:val="0"/>
      <w:marRight w:val="0"/>
      <w:marTop w:val="0"/>
      <w:marBottom w:val="0"/>
      <w:divBdr>
        <w:top w:val="none" w:sz="0" w:space="0" w:color="auto"/>
        <w:left w:val="none" w:sz="0" w:space="0" w:color="auto"/>
        <w:bottom w:val="none" w:sz="0" w:space="0" w:color="auto"/>
        <w:right w:val="none" w:sz="0" w:space="0" w:color="auto"/>
      </w:divBdr>
    </w:div>
    <w:div w:id="1909680847">
      <w:bodyDiv w:val="1"/>
      <w:marLeft w:val="0"/>
      <w:marRight w:val="0"/>
      <w:marTop w:val="0"/>
      <w:marBottom w:val="0"/>
      <w:divBdr>
        <w:top w:val="none" w:sz="0" w:space="0" w:color="auto"/>
        <w:left w:val="none" w:sz="0" w:space="0" w:color="auto"/>
        <w:bottom w:val="none" w:sz="0" w:space="0" w:color="auto"/>
        <w:right w:val="none" w:sz="0" w:space="0" w:color="auto"/>
      </w:divBdr>
    </w:div>
    <w:div w:id="1914506253">
      <w:bodyDiv w:val="1"/>
      <w:marLeft w:val="0"/>
      <w:marRight w:val="0"/>
      <w:marTop w:val="0"/>
      <w:marBottom w:val="0"/>
      <w:divBdr>
        <w:top w:val="none" w:sz="0" w:space="0" w:color="auto"/>
        <w:left w:val="none" w:sz="0" w:space="0" w:color="auto"/>
        <w:bottom w:val="none" w:sz="0" w:space="0" w:color="auto"/>
        <w:right w:val="none" w:sz="0" w:space="0" w:color="auto"/>
      </w:divBdr>
    </w:div>
    <w:div w:id="1947618381">
      <w:bodyDiv w:val="1"/>
      <w:marLeft w:val="0"/>
      <w:marRight w:val="0"/>
      <w:marTop w:val="0"/>
      <w:marBottom w:val="0"/>
      <w:divBdr>
        <w:top w:val="none" w:sz="0" w:space="0" w:color="auto"/>
        <w:left w:val="none" w:sz="0" w:space="0" w:color="auto"/>
        <w:bottom w:val="none" w:sz="0" w:space="0" w:color="auto"/>
        <w:right w:val="none" w:sz="0" w:space="0" w:color="auto"/>
      </w:divBdr>
    </w:div>
    <w:div w:id="2017999399">
      <w:bodyDiv w:val="1"/>
      <w:marLeft w:val="0"/>
      <w:marRight w:val="0"/>
      <w:marTop w:val="0"/>
      <w:marBottom w:val="0"/>
      <w:divBdr>
        <w:top w:val="none" w:sz="0" w:space="0" w:color="auto"/>
        <w:left w:val="none" w:sz="0" w:space="0" w:color="auto"/>
        <w:bottom w:val="none" w:sz="0" w:space="0" w:color="auto"/>
        <w:right w:val="none" w:sz="0" w:space="0" w:color="auto"/>
      </w:divBdr>
      <w:divsChild>
        <w:div w:id="1879463311">
          <w:marLeft w:val="0"/>
          <w:marRight w:val="0"/>
          <w:marTop w:val="0"/>
          <w:marBottom w:val="0"/>
          <w:divBdr>
            <w:top w:val="none" w:sz="0" w:space="0" w:color="auto"/>
            <w:left w:val="none" w:sz="0" w:space="0" w:color="auto"/>
            <w:bottom w:val="none" w:sz="0" w:space="0" w:color="auto"/>
            <w:right w:val="none" w:sz="0" w:space="0" w:color="auto"/>
          </w:divBdr>
        </w:div>
      </w:divsChild>
    </w:div>
    <w:div w:id="214592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hyperlink" Target="https://doi.org/10.1111/arcm.13041"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dh2018.adho.org/en/a-deep-gazetteer-of-time-period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nomisma.org/" TargetMode="External"/><Relationship Id="rId20" Type="http://schemas.openxmlformats.org/officeDocument/2006/relationships/hyperlink" Target="https://brasscoins.hypothese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dx.doi.org/10.1111/arcm.13041"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DA85B-BBC1-4389-8F0C-066BEBE33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20</Pages>
  <Words>9865</Words>
  <Characters>54261</Characters>
  <Application>Microsoft Office Word</Application>
  <DocSecurity>0</DocSecurity>
  <Lines>452</Lines>
  <Paragraphs>127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ANR</Company>
  <LinksUpToDate>false</LinksUpToDate>
  <CharactersWithSpaces>63999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DOS_EM</dc:creator>
  <cp:keywords/>
  <dc:description/>
  <cp:lastModifiedBy>HUET Thomas</cp:lastModifiedBy>
  <cp:revision>8</cp:revision>
  <cp:lastPrinted>2025-03-17T10:25:00Z</cp:lastPrinted>
  <dcterms:created xsi:type="dcterms:W3CDTF">2025-03-25T22:35:00Z</dcterms:created>
  <dcterms:modified xsi:type="dcterms:W3CDTF">2025-07-15T07:59:00Z</dcterms:modified>
</cp:coreProperties>
</file>