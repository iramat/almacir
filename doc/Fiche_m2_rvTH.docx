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B4F4" w14:textId="7AF029A8" w:rsidR="000E0D23" w:rsidRDefault="000E0D23" w:rsidP="000E0D23">
      <w:pPr>
        <w:pStyle w:val="NormalWeb"/>
        <w:ind w:left="708" w:hanging="708"/>
        <w:jc w:val="center"/>
      </w:pPr>
      <w:r w:rsidRPr="000E0D23">
        <w:rPr>
          <w:noProof/>
        </w:rPr>
        <w:drawing>
          <wp:inline distT="0" distB="0" distL="0" distR="0" wp14:anchorId="412038BA" wp14:editId="0B557644">
            <wp:extent cx="575310" cy="575310"/>
            <wp:effectExtent l="0" t="0" r="0" b="0"/>
            <wp:docPr id="15" name="Image 14">
              <a:extLst xmlns:a="http://schemas.openxmlformats.org/drawingml/2006/main">
                <a:ext uri="{FF2B5EF4-FFF2-40B4-BE49-F238E27FC236}">
                  <a16:creationId xmlns:a16="http://schemas.microsoft.com/office/drawing/2014/main" id="{8D00239E-4ADB-45F9-9BAA-F2D2DFE134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4">
                      <a:extLst>
                        <a:ext uri="{FF2B5EF4-FFF2-40B4-BE49-F238E27FC236}">
                          <a16:creationId xmlns:a16="http://schemas.microsoft.com/office/drawing/2014/main" id="{8D00239E-4ADB-45F9-9BAA-F2D2DFE134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96" cy="5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E0D23">
        <w:rPr>
          <w:noProof/>
        </w:rPr>
        <w:drawing>
          <wp:inline distT="0" distB="0" distL="0" distR="0" wp14:anchorId="61FA9AFB" wp14:editId="5D3ECB61">
            <wp:extent cx="1234440" cy="355968"/>
            <wp:effectExtent l="0" t="0" r="3810" b="6350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482" cy="3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42C05" wp14:editId="4B89A397">
            <wp:extent cx="1158240" cy="587929"/>
            <wp:effectExtent l="0" t="0" r="3810" b="3175"/>
            <wp:docPr id="2" name="Image 2" descr="logo vectoriel Agence nationale de la recherche - AN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vectoriel Agence nationale de la recherche - AN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53" cy="59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EF2AD" wp14:editId="365454F5">
            <wp:extent cx="502920" cy="5029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5C19" w14:textId="11BAFA3E" w:rsidR="001977F0" w:rsidRDefault="001977F0" w:rsidP="000E0D23"/>
    <w:p w14:paraId="438076FC" w14:textId="18F61A9B" w:rsidR="000E0D23" w:rsidRPr="000E0D23" w:rsidRDefault="000E0D23" w:rsidP="000E0D2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E0D23">
        <w:rPr>
          <w:rFonts w:asciiTheme="majorBidi" w:hAnsiTheme="majorBidi" w:cstheme="majorBidi"/>
          <w:b/>
          <w:bCs/>
          <w:sz w:val="24"/>
          <w:szCs w:val="24"/>
        </w:rPr>
        <w:t xml:space="preserve">Stage Master 2 en </w:t>
      </w:r>
      <w:del w:id="0" w:author="admin-local" w:date="2025-11-27T11:08:00Z">
        <w:r w:rsidRPr="000E0D23" w:rsidDel="004B6E02">
          <w:rPr>
            <w:rFonts w:asciiTheme="majorBidi" w:hAnsiTheme="majorBidi" w:cstheme="majorBidi"/>
            <w:b/>
            <w:bCs/>
            <w:sz w:val="24"/>
            <w:szCs w:val="24"/>
          </w:rPr>
          <w:delText xml:space="preserve">humanités </w:delText>
        </w:r>
      </w:del>
      <w:ins w:id="1" w:author="admin-local" w:date="2025-11-27T11:08:00Z">
        <w:r w:rsidR="004B6E02">
          <w:rPr>
            <w:rFonts w:asciiTheme="majorBidi" w:hAnsiTheme="majorBidi" w:cstheme="majorBidi"/>
            <w:b/>
            <w:bCs/>
            <w:sz w:val="24"/>
            <w:szCs w:val="24"/>
          </w:rPr>
          <w:t>H</w:t>
        </w:r>
        <w:r w:rsidR="004B6E02" w:rsidRPr="000E0D23">
          <w:rPr>
            <w:rFonts w:asciiTheme="majorBidi" w:hAnsiTheme="majorBidi" w:cstheme="majorBidi"/>
            <w:b/>
            <w:bCs/>
            <w:sz w:val="24"/>
            <w:szCs w:val="24"/>
          </w:rPr>
          <w:t xml:space="preserve">umanités </w:t>
        </w:r>
      </w:ins>
      <w:del w:id="2" w:author="admin-local" w:date="2025-11-27T11:08:00Z">
        <w:r w:rsidRPr="000E0D23" w:rsidDel="004B6E02">
          <w:rPr>
            <w:rFonts w:asciiTheme="majorBidi" w:hAnsiTheme="majorBidi" w:cstheme="majorBidi"/>
            <w:b/>
            <w:bCs/>
            <w:sz w:val="24"/>
            <w:szCs w:val="24"/>
          </w:rPr>
          <w:delText>numériques</w:delText>
        </w:r>
      </w:del>
      <w:ins w:id="3" w:author="admin-local" w:date="2025-11-27T11:08:00Z">
        <w:r w:rsidR="004B6E02">
          <w:rPr>
            <w:rFonts w:asciiTheme="majorBidi" w:hAnsiTheme="majorBidi" w:cstheme="majorBidi"/>
            <w:b/>
            <w:bCs/>
            <w:sz w:val="24"/>
            <w:szCs w:val="24"/>
          </w:rPr>
          <w:t>N</w:t>
        </w:r>
        <w:r w:rsidR="004B6E02" w:rsidRPr="000E0D23">
          <w:rPr>
            <w:rFonts w:asciiTheme="majorBidi" w:hAnsiTheme="majorBidi" w:cstheme="majorBidi"/>
            <w:b/>
            <w:bCs/>
            <w:sz w:val="24"/>
            <w:szCs w:val="24"/>
          </w:rPr>
          <w:t>umériques</w:t>
        </w:r>
      </w:ins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0E0D23" w:rsidRPr="000E0D23" w14:paraId="6C5958D4" w14:textId="77777777" w:rsidTr="00E32997">
        <w:tc>
          <w:tcPr>
            <w:tcW w:w="2122" w:type="dxa"/>
            <w:shd w:val="clear" w:color="auto" w:fill="E7E6E6" w:themeFill="background2"/>
          </w:tcPr>
          <w:p w14:paraId="5E2CA972" w14:textId="0F5FEF68" w:rsidR="000E0D23" w:rsidRPr="000E0D23" w:rsidRDefault="000E0D2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Etablissement employeur</w:t>
            </w:r>
          </w:p>
        </w:tc>
        <w:tc>
          <w:tcPr>
            <w:tcW w:w="6940" w:type="dxa"/>
          </w:tcPr>
          <w:p w14:paraId="726D761E" w14:textId="1918AA7A" w:rsidR="000E0D23" w:rsidRPr="000E0D23" w:rsidRDefault="000E0D2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CNRS</w:t>
            </w:r>
          </w:p>
        </w:tc>
      </w:tr>
      <w:tr w:rsidR="000E0D23" w:rsidRPr="000E0D23" w14:paraId="59A83533" w14:textId="77777777" w:rsidTr="00E32997">
        <w:tc>
          <w:tcPr>
            <w:tcW w:w="2122" w:type="dxa"/>
            <w:shd w:val="clear" w:color="auto" w:fill="E7E6E6" w:themeFill="background2"/>
          </w:tcPr>
          <w:p w14:paraId="3AB1A7A4" w14:textId="0FDF4E5E" w:rsidR="000E0D23" w:rsidRPr="000E0D23" w:rsidRDefault="000E0D2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Localisation du stage</w:t>
            </w:r>
          </w:p>
        </w:tc>
        <w:tc>
          <w:tcPr>
            <w:tcW w:w="6940" w:type="dxa"/>
          </w:tcPr>
          <w:p w14:paraId="6251B489" w14:textId="77777777" w:rsidR="000E0D23" w:rsidRPr="000E0D23" w:rsidRDefault="000E0D2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E0D23">
              <w:rPr>
                <w:rFonts w:asciiTheme="majorBidi" w:hAnsiTheme="majorBidi" w:cstheme="majorBidi"/>
                <w:sz w:val="24"/>
                <w:szCs w:val="24"/>
              </w:rPr>
              <w:t>IRAMAT</w:t>
            </w:r>
          </w:p>
          <w:p w14:paraId="3DFEC903" w14:textId="7961A82F" w:rsidR="000E0D23" w:rsidRPr="000E0D23" w:rsidRDefault="000E0D2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Laboratoire Archéomatériaux et Prévision de l’Altération</w:t>
            </w:r>
          </w:p>
          <w:p w14:paraId="4C790456" w14:textId="5642D95A" w:rsidR="000E0D23" w:rsidRPr="000E0D23" w:rsidRDefault="000E0D2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E0D23">
              <w:rPr>
                <w:rStyle w:val="lev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Site CEA de Saclay</w:t>
            </w:r>
            <w:r w:rsidRPr="000E0D23">
              <w:rPr>
                <w:rFonts w:asciiTheme="majorBidi" w:hAnsiTheme="majorBidi" w:cstheme="majorBidi"/>
                <w:sz w:val="24"/>
                <w:szCs w:val="24"/>
              </w:rPr>
              <w:br/>
              <w:t>91191 Gif-sur-Yvette cedex</w:t>
            </w:r>
          </w:p>
        </w:tc>
      </w:tr>
      <w:tr w:rsidR="000E0D23" w:rsidRPr="000E0D23" w14:paraId="2282D42A" w14:textId="77777777" w:rsidTr="00E32997">
        <w:tc>
          <w:tcPr>
            <w:tcW w:w="2122" w:type="dxa"/>
            <w:shd w:val="clear" w:color="auto" w:fill="E7E6E6" w:themeFill="background2"/>
          </w:tcPr>
          <w:p w14:paraId="250DDD31" w14:textId="74214665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Durée de la convention de stage</w:t>
            </w:r>
          </w:p>
        </w:tc>
        <w:tc>
          <w:tcPr>
            <w:tcW w:w="6940" w:type="dxa"/>
          </w:tcPr>
          <w:p w14:paraId="1FEB575A" w14:textId="27D38B43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Jusqu’à six mois</w:t>
            </w:r>
          </w:p>
        </w:tc>
      </w:tr>
      <w:tr w:rsidR="00E32997" w:rsidRPr="000E0D23" w14:paraId="3A5043BD" w14:textId="77777777" w:rsidTr="00E32997">
        <w:tc>
          <w:tcPr>
            <w:tcW w:w="2122" w:type="dxa"/>
            <w:shd w:val="clear" w:color="auto" w:fill="E7E6E6" w:themeFill="background2"/>
          </w:tcPr>
          <w:p w14:paraId="1FA9B779" w14:textId="6CD7F9EE" w:rsidR="00E32997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Début du stage</w:t>
            </w:r>
          </w:p>
        </w:tc>
        <w:tc>
          <w:tcPr>
            <w:tcW w:w="6940" w:type="dxa"/>
          </w:tcPr>
          <w:p w14:paraId="4CF05095" w14:textId="7E730C10" w:rsidR="00E32997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Début 2026</w:t>
            </w:r>
          </w:p>
        </w:tc>
      </w:tr>
      <w:tr w:rsidR="000E0D23" w:rsidRPr="000E0D23" w14:paraId="427F2BCB" w14:textId="77777777" w:rsidTr="00E32997">
        <w:tc>
          <w:tcPr>
            <w:tcW w:w="2122" w:type="dxa"/>
            <w:shd w:val="clear" w:color="auto" w:fill="E7E6E6" w:themeFill="background2"/>
          </w:tcPr>
          <w:p w14:paraId="10121924" w14:textId="70DB6F65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Niveau de diplôme</w:t>
            </w:r>
          </w:p>
        </w:tc>
        <w:tc>
          <w:tcPr>
            <w:tcW w:w="6940" w:type="dxa"/>
          </w:tcPr>
          <w:p w14:paraId="215B314D" w14:textId="6BF51011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Master 2</w:t>
            </w:r>
          </w:p>
        </w:tc>
      </w:tr>
      <w:tr w:rsidR="000E0D23" w:rsidRPr="000E0D23" w14:paraId="1F42B214" w14:textId="77777777" w:rsidTr="00E32997">
        <w:tc>
          <w:tcPr>
            <w:tcW w:w="2122" w:type="dxa"/>
            <w:shd w:val="clear" w:color="auto" w:fill="E7E6E6" w:themeFill="background2"/>
          </w:tcPr>
          <w:p w14:paraId="23BFD5E7" w14:textId="7D0BD79B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Laboratoire de rattachement</w:t>
            </w:r>
          </w:p>
        </w:tc>
        <w:tc>
          <w:tcPr>
            <w:tcW w:w="6940" w:type="dxa"/>
          </w:tcPr>
          <w:p w14:paraId="371D013A" w14:textId="77777777" w:rsid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IRAMAT</w:t>
            </w:r>
          </w:p>
          <w:p w14:paraId="117DB984" w14:textId="6C2B65AC" w:rsidR="00E32997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…</w:t>
            </w:r>
          </w:p>
        </w:tc>
      </w:tr>
      <w:tr w:rsidR="000E0D23" w:rsidRPr="000E0D23" w14:paraId="67898235" w14:textId="77777777" w:rsidTr="00E32997">
        <w:tc>
          <w:tcPr>
            <w:tcW w:w="2122" w:type="dxa"/>
            <w:shd w:val="clear" w:color="auto" w:fill="E7E6E6" w:themeFill="background2"/>
          </w:tcPr>
          <w:p w14:paraId="5CB67AC9" w14:textId="1CE8B15F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Description des missions</w:t>
            </w:r>
          </w:p>
        </w:tc>
        <w:tc>
          <w:tcPr>
            <w:tcW w:w="6940" w:type="dxa"/>
          </w:tcPr>
          <w:p w14:paraId="79224DF1" w14:textId="77777777" w:rsidR="003401D4" w:rsidRPr="00E84E04" w:rsidRDefault="003401D4" w:rsidP="00E84E04">
            <w:pPr>
              <w:pStyle w:val="NormalWeb"/>
              <w:jc w:val="both"/>
              <w:rPr>
                <w:ins w:id="4" w:author="admin-local" w:date="2025-11-27T11:12:00Z"/>
                <w:rPrChange w:id="5" w:author="admin-local" w:date="2025-11-27T11:13:00Z">
                  <w:rPr>
                    <w:ins w:id="6" w:author="admin-local" w:date="2025-11-27T11:12:00Z"/>
                  </w:rPr>
                </w:rPrChange>
              </w:rPr>
              <w:pPrChange w:id="7" w:author="admin-local" w:date="2025-11-27T11:14:00Z">
                <w:pPr>
                  <w:pStyle w:val="NormalWeb"/>
                </w:pPr>
              </w:pPrChange>
            </w:pPr>
            <w:ins w:id="8" w:author="admin-local" w:date="2025-11-27T11:12:00Z">
              <w:r w:rsidRPr="00E84E04">
                <w:rPr>
                  <w:rPrChange w:id="9" w:author="admin-local" w:date="2025-11-27T11:13:00Z">
                    <w:rPr/>
                  </w:rPrChange>
                </w:rPr>
                <w:t xml:space="preserve">Dans le cadre du projet </w:t>
              </w:r>
              <w:r w:rsidRPr="00E84E04">
                <w:rPr>
                  <w:rStyle w:val="lev"/>
                  <w:b w:val="0"/>
                  <w:bCs w:val="0"/>
                  <w:rPrChange w:id="10" w:author="admin-local" w:date="2025-11-27T11:13:00Z">
                    <w:rPr>
                      <w:rStyle w:val="lev"/>
                    </w:rPr>
                  </w:rPrChange>
                </w:rPr>
                <w:t>ANR ALMACIR</w:t>
              </w:r>
              <w:r w:rsidRPr="00E84E04">
                <w:rPr>
                  <w:rPrChange w:id="11" w:author="admin-local" w:date="2025-11-27T11:13:00Z">
                    <w:rPr/>
                  </w:rPrChange>
                </w:rPr>
                <w:t xml:space="preserve">, le/la stagiaire participera au </w:t>
              </w:r>
              <w:r w:rsidRPr="00E84E04">
                <w:rPr>
                  <w:rStyle w:val="lev"/>
                  <w:b w:val="0"/>
                  <w:bCs w:val="0"/>
                  <w:rPrChange w:id="12" w:author="admin-local" w:date="2025-11-27T11:13:00Z">
                    <w:rPr>
                      <w:rStyle w:val="lev"/>
                    </w:rPr>
                  </w:rPrChange>
                </w:rPr>
                <w:t>développement d’une base de données web</w:t>
              </w:r>
              <w:r w:rsidRPr="00E84E04">
                <w:rPr>
                  <w:rPrChange w:id="13" w:author="admin-local" w:date="2025-11-27T11:13:00Z">
                    <w:rPr/>
                  </w:rPrChange>
                </w:rPr>
                <w:t xml:space="preserve"> et de son écosystème en </w:t>
              </w:r>
              <w:r w:rsidRPr="00E84E04">
                <w:rPr>
                  <w:rStyle w:val="lev"/>
                  <w:b w:val="0"/>
                  <w:bCs w:val="0"/>
                  <w:rPrChange w:id="14" w:author="admin-local" w:date="2025-11-27T11:13:00Z">
                    <w:rPr>
                      <w:rStyle w:val="lev"/>
                    </w:rPr>
                  </w:rPrChange>
                </w:rPr>
                <w:t>données libres et ouvertes (Linked Open Data – LOD)</w:t>
              </w:r>
              <w:r w:rsidRPr="00E84E04">
                <w:rPr>
                  <w:rPrChange w:id="15" w:author="admin-local" w:date="2025-11-27T11:13:00Z">
                    <w:rPr/>
                  </w:rPrChange>
                </w:rPr>
                <w:t xml:space="preserve">, rassemblant les informations numismatiques sur les </w:t>
              </w:r>
              <w:r w:rsidRPr="00E84E04">
                <w:rPr>
                  <w:rStyle w:val="lev"/>
                  <w:b w:val="0"/>
                  <w:bCs w:val="0"/>
                  <w:rPrChange w:id="16" w:author="admin-local" w:date="2025-11-27T11:13:00Z">
                    <w:rPr>
                      <w:rStyle w:val="lev"/>
                    </w:rPr>
                  </w:rPrChange>
                </w:rPr>
                <w:t>monnaies de l’Occident musulman médiéval</w:t>
              </w:r>
              <w:r w:rsidRPr="00E84E04">
                <w:rPr>
                  <w:rPrChange w:id="17" w:author="admin-local" w:date="2025-11-27T11:13:00Z">
                    <w:rPr/>
                  </w:rPrChange>
                </w:rPr>
                <w:t xml:space="preserve"> (al-Andalus et ses marges, VIIIᵉ–XIIIᵉ siècle).</w:t>
              </w:r>
            </w:ins>
          </w:p>
          <w:p w14:paraId="3414FD6E" w14:textId="77777777" w:rsidR="003401D4" w:rsidRPr="00E84E04" w:rsidRDefault="003401D4" w:rsidP="00E84E04">
            <w:pPr>
              <w:pStyle w:val="NormalWeb"/>
              <w:jc w:val="both"/>
              <w:rPr>
                <w:ins w:id="18" w:author="admin-local" w:date="2025-11-27T11:12:00Z"/>
                <w:rPrChange w:id="19" w:author="admin-local" w:date="2025-11-27T11:13:00Z">
                  <w:rPr>
                    <w:ins w:id="20" w:author="admin-local" w:date="2025-11-27T11:12:00Z"/>
                  </w:rPr>
                </w:rPrChange>
              </w:rPr>
              <w:pPrChange w:id="21" w:author="admin-local" w:date="2025-11-27T11:14:00Z">
                <w:pPr>
                  <w:pStyle w:val="NormalWeb"/>
                </w:pPr>
              </w:pPrChange>
            </w:pPr>
            <w:ins w:id="22" w:author="admin-local" w:date="2025-11-27T11:12:00Z">
              <w:r w:rsidRPr="00E84E04">
                <w:rPr>
                  <w:rPrChange w:id="23" w:author="admin-local" w:date="2025-11-27T11:13:00Z">
                    <w:rPr/>
                  </w:rPrChange>
                </w:rPr>
                <w:t xml:space="preserve">La BDD repose sur la </w:t>
              </w:r>
              <w:r w:rsidRPr="00E84E04">
                <w:rPr>
                  <w:rStyle w:val="lev"/>
                  <w:b w:val="0"/>
                  <w:bCs w:val="0"/>
                  <w:rPrChange w:id="24" w:author="admin-local" w:date="2025-11-27T11:13:00Z">
                    <w:rPr>
                      <w:rStyle w:val="lev"/>
                    </w:rPr>
                  </w:rPrChange>
                </w:rPr>
                <w:t>pile logicielle open-source Numishare</w:t>
              </w:r>
              <w:r w:rsidRPr="00E84E04">
                <w:rPr>
                  <w:rPrChange w:id="25" w:author="admin-local" w:date="2025-11-27T11:13:00Z">
                    <w:rPr/>
                  </w:rPrChange>
                </w:rPr>
                <w:t xml:space="preserve">, fondée sur le </w:t>
              </w:r>
              <w:r w:rsidRPr="00E84E04">
                <w:rPr>
                  <w:rStyle w:val="lev"/>
                  <w:b w:val="0"/>
                  <w:bCs w:val="0"/>
                  <w:rPrChange w:id="26" w:author="admin-local" w:date="2025-11-27T11:13:00Z">
                    <w:rPr>
                      <w:rStyle w:val="lev"/>
                    </w:rPr>
                  </w:rPrChange>
                </w:rPr>
                <w:t>format XML</w:t>
              </w:r>
              <w:r w:rsidRPr="00E84E04">
                <w:rPr>
                  <w:rPrChange w:id="27" w:author="admin-local" w:date="2025-11-27T11:13:00Z">
                    <w:rPr/>
                  </w:rPrChange>
                </w:rPr>
                <w:t xml:space="preserve"> et sur l’ontologie </w:t>
              </w:r>
              <w:r w:rsidRPr="00E84E04">
                <w:rPr>
                  <w:rStyle w:val="lev"/>
                  <w:b w:val="0"/>
                  <w:bCs w:val="0"/>
                  <w:rPrChange w:id="28" w:author="admin-local" w:date="2025-11-27T11:13:00Z">
                    <w:rPr>
                      <w:rStyle w:val="lev"/>
                    </w:rPr>
                  </w:rPrChange>
                </w:rPr>
                <w:t>Nomisma.org</w:t>
              </w:r>
              <w:r w:rsidRPr="00E84E04">
                <w:rPr>
                  <w:rPrChange w:id="29" w:author="admin-local" w:date="2025-11-27T11:13:00Z">
                    <w:rPr/>
                  </w:rPrChange>
                </w:rPr>
                <w:t xml:space="preserve">, garantissant l’interopérabilité des données numismatiques dans le cadre du </w:t>
              </w:r>
              <w:r w:rsidRPr="00E84E04">
                <w:rPr>
                  <w:rStyle w:val="lev"/>
                  <w:b w:val="0"/>
                  <w:bCs w:val="0"/>
                  <w:rPrChange w:id="30" w:author="admin-local" w:date="2025-11-27T11:13:00Z">
                    <w:rPr>
                      <w:rStyle w:val="lev"/>
                    </w:rPr>
                  </w:rPrChange>
                </w:rPr>
                <w:t>Web sémantique</w:t>
              </w:r>
              <w:r w:rsidRPr="00E84E04">
                <w:rPr>
                  <w:rPrChange w:id="31" w:author="admin-local" w:date="2025-11-27T11:13:00Z">
                    <w:rPr/>
                  </w:rPrChange>
                </w:rPr>
                <w:t>.</w:t>
              </w:r>
            </w:ins>
          </w:p>
          <w:p w14:paraId="244B2793" w14:textId="77777777" w:rsidR="003401D4" w:rsidRPr="003401D4" w:rsidRDefault="003401D4" w:rsidP="00E84E04">
            <w:pPr>
              <w:pStyle w:val="Titre3"/>
              <w:jc w:val="both"/>
              <w:rPr>
                <w:ins w:id="32" w:author="admin-local" w:date="2025-11-27T11:12:00Z"/>
                <w:sz w:val="24"/>
                <w:szCs w:val="24"/>
                <w:rPrChange w:id="33" w:author="admin-local" w:date="2025-11-27T11:12:00Z">
                  <w:rPr>
                    <w:ins w:id="34" w:author="admin-local" w:date="2025-11-27T11:12:00Z"/>
                  </w:rPr>
                </w:rPrChange>
              </w:rPr>
              <w:pPrChange w:id="35" w:author="admin-local" w:date="2025-11-27T11:14:00Z">
                <w:pPr>
                  <w:pStyle w:val="Titre3"/>
                </w:pPr>
              </w:pPrChange>
            </w:pPr>
            <w:ins w:id="36" w:author="admin-local" w:date="2025-11-27T11:12:00Z">
              <w:r w:rsidRPr="003401D4">
                <w:rPr>
                  <w:rStyle w:val="lev"/>
                  <w:b/>
                  <w:bCs/>
                  <w:sz w:val="24"/>
                  <w:szCs w:val="24"/>
                  <w:rPrChange w:id="37" w:author="admin-local" w:date="2025-11-27T11:12:00Z">
                    <w:rPr>
                      <w:rStyle w:val="lev"/>
                      <w:b/>
                      <w:bCs/>
                    </w:rPr>
                  </w:rPrChange>
                </w:rPr>
                <w:t>Missions du/de la stagiaire</w:t>
              </w:r>
            </w:ins>
          </w:p>
          <w:p w14:paraId="7239F83C" w14:textId="77777777" w:rsidR="003401D4" w:rsidRPr="003401D4" w:rsidRDefault="003401D4" w:rsidP="00E84E04">
            <w:pPr>
              <w:pStyle w:val="NormalWeb"/>
              <w:jc w:val="both"/>
              <w:rPr>
                <w:ins w:id="38" w:author="admin-local" w:date="2025-11-27T11:12:00Z"/>
                <w:rPrChange w:id="39" w:author="admin-local" w:date="2025-11-27T11:12:00Z">
                  <w:rPr>
                    <w:ins w:id="40" w:author="admin-local" w:date="2025-11-27T11:12:00Z"/>
                  </w:rPr>
                </w:rPrChange>
              </w:rPr>
              <w:pPrChange w:id="41" w:author="admin-local" w:date="2025-11-27T11:14:00Z">
                <w:pPr>
                  <w:pStyle w:val="NormalWeb"/>
                </w:pPr>
              </w:pPrChange>
            </w:pPr>
            <w:ins w:id="42" w:author="admin-local" w:date="2025-11-27T11:12:00Z">
              <w:r w:rsidRPr="003401D4">
                <w:rPr>
                  <w:rPrChange w:id="43" w:author="admin-local" w:date="2025-11-27T11:12:00Z">
                    <w:rPr/>
                  </w:rPrChange>
                </w:rPr>
                <w:t>Le/la stagiaire contribuera à la mise en place et à la coordination des technologies open-source utilisées dans ALMACIR, notamment :</w:t>
              </w:r>
            </w:ins>
          </w:p>
          <w:p w14:paraId="34F4FABA" w14:textId="77777777" w:rsidR="003401D4" w:rsidRPr="003401D4" w:rsidRDefault="003401D4" w:rsidP="00E84E04">
            <w:pPr>
              <w:pStyle w:val="NormalWeb"/>
              <w:numPr>
                <w:ilvl w:val="0"/>
                <w:numId w:val="1"/>
              </w:numPr>
              <w:jc w:val="both"/>
              <w:rPr>
                <w:ins w:id="44" w:author="admin-local" w:date="2025-11-27T11:12:00Z"/>
                <w:rPrChange w:id="45" w:author="admin-local" w:date="2025-11-27T11:12:00Z">
                  <w:rPr>
                    <w:ins w:id="46" w:author="admin-local" w:date="2025-11-27T11:12:00Z"/>
                  </w:rPr>
                </w:rPrChange>
              </w:rPr>
              <w:pPrChange w:id="47" w:author="admin-local" w:date="2025-11-27T11:14:00Z">
                <w:pPr>
                  <w:pStyle w:val="NormalWeb"/>
                  <w:numPr>
                    <w:numId w:val="1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48" w:author="admin-local" w:date="2025-11-27T11:12:00Z">
              <w:r w:rsidRPr="003401D4">
                <w:rPr>
                  <w:rPrChange w:id="49" w:author="admin-local" w:date="2025-11-27T11:12:00Z">
                    <w:rPr/>
                  </w:rPrChange>
                </w:rPr>
                <w:t>participation au développement, à la structuration et à la documentation du dépôt GitHub du projet (wiki, site Hugo, scripts, etc.) ;</w:t>
              </w:r>
            </w:ins>
          </w:p>
          <w:p w14:paraId="35437ED3" w14:textId="77777777" w:rsidR="003401D4" w:rsidRPr="003401D4" w:rsidRDefault="003401D4" w:rsidP="00E84E04">
            <w:pPr>
              <w:pStyle w:val="NormalWeb"/>
              <w:numPr>
                <w:ilvl w:val="0"/>
                <w:numId w:val="1"/>
              </w:numPr>
              <w:jc w:val="both"/>
              <w:rPr>
                <w:ins w:id="50" w:author="admin-local" w:date="2025-11-27T11:12:00Z"/>
                <w:rPrChange w:id="51" w:author="admin-local" w:date="2025-11-27T11:12:00Z">
                  <w:rPr>
                    <w:ins w:id="52" w:author="admin-local" w:date="2025-11-27T11:12:00Z"/>
                  </w:rPr>
                </w:rPrChange>
              </w:rPr>
              <w:pPrChange w:id="53" w:author="admin-local" w:date="2025-11-27T11:14:00Z">
                <w:pPr>
                  <w:pStyle w:val="NormalWeb"/>
                  <w:numPr>
                    <w:numId w:val="1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54" w:author="admin-local" w:date="2025-11-27T11:12:00Z">
              <w:r w:rsidRPr="003401D4">
                <w:rPr>
                  <w:rPrChange w:id="55" w:author="admin-local" w:date="2025-11-27T11:12:00Z">
                    <w:rPr/>
                  </w:rPrChange>
                </w:rPr>
                <w:t>intégration et interopérabilité de Numishare avec d’autres outils développés au sein de l’IRAMAT (applications Python/Dash, base de données des analyses physico-chimiques, serveur IIIF, etc.) ;</w:t>
              </w:r>
            </w:ins>
          </w:p>
          <w:p w14:paraId="7965228A" w14:textId="77777777" w:rsidR="003401D4" w:rsidRPr="003401D4" w:rsidRDefault="003401D4" w:rsidP="00E84E04">
            <w:pPr>
              <w:pStyle w:val="NormalWeb"/>
              <w:numPr>
                <w:ilvl w:val="0"/>
                <w:numId w:val="1"/>
              </w:numPr>
              <w:jc w:val="both"/>
              <w:rPr>
                <w:ins w:id="56" w:author="admin-local" w:date="2025-11-27T11:12:00Z"/>
                <w:rPrChange w:id="57" w:author="admin-local" w:date="2025-11-27T11:12:00Z">
                  <w:rPr>
                    <w:ins w:id="58" w:author="admin-local" w:date="2025-11-27T11:12:00Z"/>
                  </w:rPr>
                </w:rPrChange>
              </w:rPr>
              <w:pPrChange w:id="59" w:author="admin-local" w:date="2025-11-27T11:14:00Z">
                <w:pPr>
                  <w:pStyle w:val="NormalWeb"/>
                  <w:numPr>
                    <w:numId w:val="1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60" w:author="admin-local" w:date="2025-11-27T11:12:00Z">
              <w:r w:rsidRPr="003401D4">
                <w:rPr>
                  <w:rPrChange w:id="61" w:author="admin-local" w:date="2025-11-27T11:12:00Z">
                    <w:rPr/>
                  </w:rPrChange>
                </w:rPr>
                <w:t>contribution à la chaîne de production, de transformation et de diffusion des données XML/RDF liées au projet ;</w:t>
              </w:r>
            </w:ins>
          </w:p>
          <w:p w14:paraId="37EB09AF" w14:textId="77777777" w:rsidR="003401D4" w:rsidRPr="003401D4" w:rsidRDefault="003401D4" w:rsidP="00E84E04">
            <w:pPr>
              <w:pStyle w:val="NormalWeb"/>
              <w:numPr>
                <w:ilvl w:val="0"/>
                <w:numId w:val="1"/>
              </w:numPr>
              <w:jc w:val="both"/>
              <w:rPr>
                <w:ins w:id="62" w:author="admin-local" w:date="2025-11-27T11:12:00Z"/>
                <w:rPrChange w:id="63" w:author="admin-local" w:date="2025-11-27T11:12:00Z">
                  <w:rPr>
                    <w:ins w:id="64" w:author="admin-local" w:date="2025-11-27T11:12:00Z"/>
                  </w:rPr>
                </w:rPrChange>
              </w:rPr>
              <w:pPrChange w:id="65" w:author="admin-local" w:date="2025-11-27T11:14:00Z">
                <w:pPr>
                  <w:pStyle w:val="NormalWeb"/>
                  <w:numPr>
                    <w:numId w:val="1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66" w:author="admin-local" w:date="2025-11-27T11:12:00Z">
              <w:r w:rsidRPr="003401D4">
                <w:rPr>
                  <w:rPrChange w:id="67" w:author="admin-local" w:date="2025-11-27T11:12:00Z">
                    <w:rPr/>
                  </w:rPrChange>
                </w:rPr>
                <w:t>participation éventuelle à la valorisation scientifique via des pages web ou des démonstrateurs.</w:t>
              </w:r>
            </w:ins>
          </w:p>
          <w:p w14:paraId="4EDF5AA9" w14:textId="77777777" w:rsidR="003401D4" w:rsidRPr="003401D4" w:rsidRDefault="003401D4" w:rsidP="00E84E04">
            <w:pPr>
              <w:pStyle w:val="Titre3"/>
              <w:jc w:val="both"/>
              <w:rPr>
                <w:ins w:id="68" w:author="admin-local" w:date="2025-11-27T11:12:00Z"/>
                <w:sz w:val="24"/>
                <w:szCs w:val="24"/>
                <w:rPrChange w:id="69" w:author="admin-local" w:date="2025-11-27T11:12:00Z">
                  <w:rPr>
                    <w:ins w:id="70" w:author="admin-local" w:date="2025-11-27T11:12:00Z"/>
                  </w:rPr>
                </w:rPrChange>
              </w:rPr>
              <w:pPrChange w:id="71" w:author="admin-local" w:date="2025-11-27T11:14:00Z">
                <w:pPr>
                  <w:pStyle w:val="Titre3"/>
                </w:pPr>
              </w:pPrChange>
            </w:pPr>
            <w:ins w:id="72" w:author="admin-local" w:date="2025-11-27T11:12:00Z">
              <w:r w:rsidRPr="003401D4">
                <w:rPr>
                  <w:rStyle w:val="lev"/>
                  <w:b/>
                  <w:bCs/>
                  <w:sz w:val="24"/>
                  <w:szCs w:val="24"/>
                  <w:rPrChange w:id="73" w:author="admin-local" w:date="2025-11-27T11:12:00Z">
                    <w:rPr>
                      <w:rStyle w:val="lev"/>
                      <w:b/>
                      <w:bCs/>
                    </w:rPr>
                  </w:rPrChange>
                </w:rPr>
                <w:lastRenderedPageBreak/>
                <w:t>Compétences requises</w:t>
              </w:r>
            </w:ins>
          </w:p>
          <w:p w14:paraId="69A5E84C" w14:textId="77777777" w:rsidR="003401D4" w:rsidRPr="00E84E04" w:rsidRDefault="003401D4" w:rsidP="00E84E04">
            <w:pPr>
              <w:pStyle w:val="NormalWeb"/>
              <w:numPr>
                <w:ilvl w:val="0"/>
                <w:numId w:val="2"/>
              </w:numPr>
              <w:jc w:val="both"/>
              <w:rPr>
                <w:ins w:id="74" w:author="admin-local" w:date="2025-11-27T11:12:00Z"/>
                <w:rPrChange w:id="75" w:author="admin-local" w:date="2025-11-27T11:13:00Z">
                  <w:rPr>
                    <w:ins w:id="76" w:author="admin-local" w:date="2025-11-27T11:12:00Z"/>
                  </w:rPr>
                </w:rPrChange>
              </w:rPr>
              <w:pPrChange w:id="77" w:author="admin-local" w:date="2025-11-27T11:14:00Z">
                <w:pPr>
                  <w:pStyle w:val="NormalWeb"/>
                  <w:numPr>
                    <w:numId w:val="2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78" w:author="admin-local" w:date="2025-11-27T11:12:00Z">
              <w:r w:rsidRPr="00E84E04">
                <w:rPr>
                  <w:rPrChange w:id="79" w:author="admin-local" w:date="2025-11-27T11:13:00Z">
                    <w:rPr/>
                  </w:rPrChange>
                </w:rPr>
                <w:t xml:space="preserve">bonne maîtrise des technologies XML : </w:t>
              </w:r>
              <w:r w:rsidRPr="00E84E04">
                <w:rPr>
                  <w:rStyle w:val="lev"/>
                  <w:b w:val="0"/>
                  <w:bCs w:val="0"/>
                  <w:rPrChange w:id="80" w:author="admin-local" w:date="2025-11-27T11:13:00Z">
                    <w:rPr>
                      <w:rStyle w:val="lev"/>
                    </w:rPr>
                  </w:rPrChange>
                </w:rPr>
                <w:t>XML / XSLT / XQuery</w:t>
              </w:r>
              <w:r w:rsidRPr="00E84E04">
                <w:rPr>
                  <w:rPrChange w:id="81" w:author="admin-local" w:date="2025-11-27T11:13:00Z">
                    <w:rPr/>
                  </w:rPrChange>
                </w:rPr>
                <w:t xml:space="preserve"> ;</w:t>
              </w:r>
            </w:ins>
          </w:p>
          <w:p w14:paraId="1CCDA2D3" w14:textId="77777777" w:rsidR="003401D4" w:rsidRPr="00E84E04" w:rsidRDefault="003401D4" w:rsidP="00E84E04">
            <w:pPr>
              <w:pStyle w:val="NormalWeb"/>
              <w:numPr>
                <w:ilvl w:val="0"/>
                <w:numId w:val="2"/>
              </w:numPr>
              <w:jc w:val="both"/>
              <w:rPr>
                <w:ins w:id="82" w:author="admin-local" w:date="2025-11-27T11:12:00Z"/>
                <w:rPrChange w:id="83" w:author="admin-local" w:date="2025-11-27T11:13:00Z">
                  <w:rPr>
                    <w:ins w:id="84" w:author="admin-local" w:date="2025-11-27T11:12:00Z"/>
                  </w:rPr>
                </w:rPrChange>
              </w:rPr>
              <w:pPrChange w:id="85" w:author="admin-local" w:date="2025-11-27T11:14:00Z">
                <w:pPr>
                  <w:pStyle w:val="NormalWeb"/>
                  <w:numPr>
                    <w:numId w:val="2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86" w:author="admin-local" w:date="2025-11-27T11:12:00Z">
              <w:r w:rsidRPr="00E84E04">
                <w:rPr>
                  <w:rPrChange w:id="87" w:author="admin-local" w:date="2025-11-27T11:13:00Z">
                    <w:rPr/>
                  </w:rPrChange>
                </w:rPr>
                <w:t xml:space="preserve">compréhension solide des technologies du Web sémantique : </w:t>
              </w:r>
              <w:r w:rsidRPr="00E84E04">
                <w:rPr>
                  <w:rStyle w:val="lev"/>
                  <w:b w:val="0"/>
                  <w:bCs w:val="0"/>
                  <w:rPrChange w:id="88" w:author="admin-local" w:date="2025-11-27T11:13:00Z">
                    <w:rPr>
                      <w:rStyle w:val="lev"/>
                    </w:rPr>
                  </w:rPrChange>
                </w:rPr>
                <w:t>RDF / SPARQL</w:t>
              </w:r>
              <w:r w:rsidRPr="00E84E04">
                <w:rPr>
                  <w:rPrChange w:id="89" w:author="admin-local" w:date="2025-11-27T11:13:00Z">
                    <w:rPr/>
                  </w:rPrChange>
                </w:rPr>
                <w:t xml:space="preserve"> ;</w:t>
              </w:r>
            </w:ins>
          </w:p>
          <w:p w14:paraId="17EC2BC2" w14:textId="77777777" w:rsidR="003401D4" w:rsidRPr="00E84E04" w:rsidRDefault="003401D4" w:rsidP="00E84E04">
            <w:pPr>
              <w:pStyle w:val="NormalWeb"/>
              <w:numPr>
                <w:ilvl w:val="0"/>
                <w:numId w:val="2"/>
              </w:numPr>
              <w:jc w:val="both"/>
              <w:rPr>
                <w:ins w:id="90" w:author="admin-local" w:date="2025-11-27T11:12:00Z"/>
                <w:rPrChange w:id="91" w:author="admin-local" w:date="2025-11-27T11:13:00Z">
                  <w:rPr>
                    <w:ins w:id="92" w:author="admin-local" w:date="2025-11-27T11:12:00Z"/>
                  </w:rPr>
                </w:rPrChange>
              </w:rPr>
              <w:pPrChange w:id="93" w:author="admin-local" w:date="2025-11-27T11:14:00Z">
                <w:pPr>
                  <w:pStyle w:val="NormalWeb"/>
                  <w:numPr>
                    <w:numId w:val="2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94" w:author="admin-local" w:date="2025-11-27T11:12:00Z">
              <w:r w:rsidRPr="00E84E04">
                <w:rPr>
                  <w:rPrChange w:id="95" w:author="admin-local" w:date="2025-11-27T11:13:00Z">
                    <w:rPr/>
                  </w:rPrChange>
                </w:rPr>
                <w:t xml:space="preserve">aisance avec les environnements et outils du web : </w:t>
              </w:r>
              <w:r w:rsidRPr="00E84E04">
                <w:rPr>
                  <w:rStyle w:val="lev"/>
                  <w:b w:val="0"/>
                  <w:bCs w:val="0"/>
                  <w:rPrChange w:id="96" w:author="admin-local" w:date="2025-11-27T11:13:00Z">
                    <w:rPr>
                      <w:rStyle w:val="lev"/>
                    </w:rPr>
                  </w:rPrChange>
                </w:rPr>
                <w:t>serveur Linux</w:t>
              </w:r>
              <w:r w:rsidRPr="00E84E04">
                <w:rPr>
                  <w:rPrChange w:id="97" w:author="admin-local" w:date="2025-11-27T11:13:00Z">
                    <w:rPr/>
                  </w:rPrChange>
                </w:rPr>
                <w:t xml:space="preserve">, </w:t>
              </w:r>
              <w:r w:rsidRPr="00E84E04">
                <w:rPr>
                  <w:rStyle w:val="lev"/>
                  <w:b w:val="0"/>
                  <w:bCs w:val="0"/>
                  <w:rPrChange w:id="98" w:author="admin-local" w:date="2025-11-27T11:13:00Z">
                    <w:rPr>
                      <w:rStyle w:val="lev"/>
                    </w:rPr>
                  </w:rPrChange>
                </w:rPr>
                <w:t>bash</w:t>
              </w:r>
              <w:r w:rsidRPr="00E84E04">
                <w:rPr>
                  <w:rPrChange w:id="99" w:author="admin-local" w:date="2025-11-27T11:13:00Z">
                    <w:rPr/>
                  </w:rPrChange>
                </w:rPr>
                <w:t xml:space="preserve">, </w:t>
              </w:r>
              <w:r w:rsidRPr="00E84E04">
                <w:rPr>
                  <w:rStyle w:val="lev"/>
                  <w:b w:val="0"/>
                  <w:bCs w:val="0"/>
                  <w:rPrChange w:id="100" w:author="admin-local" w:date="2025-11-27T11:13:00Z">
                    <w:rPr>
                      <w:rStyle w:val="lev"/>
                    </w:rPr>
                  </w:rPrChange>
                </w:rPr>
                <w:t>SSH</w:t>
              </w:r>
              <w:r w:rsidRPr="00E84E04">
                <w:rPr>
                  <w:rPrChange w:id="101" w:author="admin-local" w:date="2025-11-27T11:13:00Z">
                    <w:rPr/>
                  </w:rPrChange>
                </w:rPr>
                <w:t xml:space="preserve">, </w:t>
              </w:r>
              <w:r w:rsidRPr="00E84E04">
                <w:rPr>
                  <w:rStyle w:val="lev"/>
                  <w:b w:val="0"/>
                  <w:bCs w:val="0"/>
                  <w:rPrChange w:id="102" w:author="admin-local" w:date="2025-11-27T11:13:00Z">
                    <w:rPr>
                      <w:rStyle w:val="lev"/>
                    </w:rPr>
                  </w:rPrChange>
                </w:rPr>
                <w:t>Apache</w:t>
              </w:r>
              <w:r w:rsidRPr="00E84E04">
                <w:rPr>
                  <w:rPrChange w:id="103" w:author="admin-local" w:date="2025-11-27T11:13:00Z">
                    <w:rPr/>
                  </w:rPrChange>
                </w:rPr>
                <w:t xml:space="preserve"> ;</w:t>
              </w:r>
            </w:ins>
          </w:p>
          <w:p w14:paraId="5A57604E" w14:textId="77777777" w:rsidR="003401D4" w:rsidRPr="00E84E04" w:rsidRDefault="003401D4" w:rsidP="00E84E04">
            <w:pPr>
              <w:pStyle w:val="NormalWeb"/>
              <w:numPr>
                <w:ilvl w:val="0"/>
                <w:numId w:val="2"/>
              </w:numPr>
              <w:jc w:val="both"/>
              <w:rPr>
                <w:ins w:id="104" w:author="admin-local" w:date="2025-11-27T11:12:00Z"/>
                <w:rPrChange w:id="105" w:author="admin-local" w:date="2025-11-27T11:13:00Z">
                  <w:rPr>
                    <w:ins w:id="106" w:author="admin-local" w:date="2025-11-27T11:12:00Z"/>
                  </w:rPr>
                </w:rPrChange>
              </w:rPr>
              <w:pPrChange w:id="107" w:author="admin-local" w:date="2025-11-27T11:14:00Z">
                <w:pPr>
                  <w:pStyle w:val="NormalWeb"/>
                  <w:numPr>
                    <w:numId w:val="2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108" w:author="admin-local" w:date="2025-11-27T11:12:00Z">
              <w:r w:rsidRPr="00E84E04">
                <w:rPr>
                  <w:rPrChange w:id="109" w:author="admin-local" w:date="2025-11-27T11:13:00Z">
                    <w:rPr/>
                  </w:rPrChange>
                </w:rPr>
                <w:t xml:space="preserve">capacité à travailler dans un environnement </w:t>
              </w:r>
              <w:r w:rsidRPr="00E84E04">
                <w:rPr>
                  <w:rStyle w:val="lev"/>
                  <w:b w:val="0"/>
                  <w:bCs w:val="0"/>
                  <w:rPrChange w:id="110" w:author="admin-local" w:date="2025-11-27T11:13:00Z">
                    <w:rPr>
                      <w:rStyle w:val="lev"/>
                    </w:rPr>
                  </w:rPrChange>
                </w:rPr>
                <w:t>open-source</w:t>
              </w:r>
              <w:r w:rsidRPr="00E84E04">
                <w:rPr>
                  <w:rPrChange w:id="111" w:author="admin-local" w:date="2025-11-27T11:13:00Z">
                    <w:rPr/>
                  </w:rPrChange>
                </w:rPr>
                <w:t xml:space="preserve"> et collaboratif.</w:t>
              </w:r>
            </w:ins>
          </w:p>
          <w:p w14:paraId="65167E54" w14:textId="77777777" w:rsidR="003401D4" w:rsidRPr="003401D4" w:rsidRDefault="003401D4" w:rsidP="00E84E04">
            <w:pPr>
              <w:pStyle w:val="Titre3"/>
              <w:jc w:val="both"/>
              <w:rPr>
                <w:ins w:id="112" w:author="admin-local" w:date="2025-11-27T11:12:00Z"/>
                <w:sz w:val="24"/>
                <w:szCs w:val="24"/>
                <w:rPrChange w:id="113" w:author="admin-local" w:date="2025-11-27T11:12:00Z">
                  <w:rPr>
                    <w:ins w:id="114" w:author="admin-local" w:date="2025-11-27T11:12:00Z"/>
                  </w:rPr>
                </w:rPrChange>
              </w:rPr>
              <w:pPrChange w:id="115" w:author="admin-local" w:date="2025-11-27T11:14:00Z">
                <w:pPr>
                  <w:pStyle w:val="Titre3"/>
                </w:pPr>
              </w:pPrChange>
            </w:pPr>
            <w:ins w:id="116" w:author="admin-local" w:date="2025-11-27T11:12:00Z">
              <w:r w:rsidRPr="003401D4">
                <w:rPr>
                  <w:rStyle w:val="lev"/>
                  <w:b/>
                  <w:bCs/>
                  <w:sz w:val="24"/>
                  <w:szCs w:val="24"/>
                  <w:rPrChange w:id="117" w:author="admin-local" w:date="2025-11-27T11:12:00Z">
                    <w:rPr>
                      <w:rStyle w:val="lev"/>
                      <w:b/>
                      <w:bCs/>
                    </w:rPr>
                  </w:rPrChange>
                </w:rPr>
                <w:t>Compétences appréciées (atouts)</w:t>
              </w:r>
            </w:ins>
          </w:p>
          <w:p w14:paraId="2AF94F3C" w14:textId="77777777" w:rsidR="003401D4" w:rsidRPr="00E84E04" w:rsidRDefault="003401D4" w:rsidP="00E84E04">
            <w:pPr>
              <w:pStyle w:val="NormalWeb"/>
              <w:numPr>
                <w:ilvl w:val="0"/>
                <w:numId w:val="3"/>
              </w:numPr>
              <w:jc w:val="both"/>
              <w:rPr>
                <w:ins w:id="118" w:author="admin-local" w:date="2025-11-27T11:12:00Z"/>
                <w:rPrChange w:id="119" w:author="admin-local" w:date="2025-11-27T11:14:00Z">
                  <w:rPr>
                    <w:ins w:id="120" w:author="admin-local" w:date="2025-11-27T11:12:00Z"/>
                  </w:rPr>
                </w:rPrChange>
              </w:rPr>
              <w:pPrChange w:id="121" w:author="admin-local" w:date="2025-11-27T11:14:00Z">
                <w:pPr>
                  <w:pStyle w:val="NormalWeb"/>
                  <w:numPr>
                    <w:numId w:val="3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122" w:author="admin-local" w:date="2025-11-27T11:12:00Z">
              <w:r w:rsidRPr="00E84E04">
                <w:rPr>
                  <w:rPrChange w:id="123" w:author="admin-local" w:date="2025-11-27T11:14:00Z">
                    <w:rPr/>
                  </w:rPrChange>
                </w:rPr>
                <w:t xml:space="preserve">connaissance de </w:t>
              </w:r>
              <w:r w:rsidRPr="00E84E04">
                <w:rPr>
                  <w:rStyle w:val="lev"/>
                  <w:b w:val="0"/>
                  <w:bCs w:val="0"/>
                  <w:rPrChange w:id="124" w:author="admin-local" w:date="2025-11-27T11:14:00Z">
                    <w:rPr>
                      <w:rStyle w:val="lev"/>
                    </w:rPr>
                  </w:rPrChange>
                </w:rPr>
                <w:t>Python</w:t>
              </w:r>
              <w:r w:rsidRPr="00E84E04">
                <w:rPr>
                  <w:rPrChange w:id="125" w:author="admin-local" w:date="2025-11-27T11:14:00Z">
                    <w:rPr/>
                  </w:rPrChange>
                </w:rPr>
                <w:t>, notamment pour des scripts de transformation ou d’API (Dash) ;</w:t>
              </w:r>
            </w:ins>
          </w:p>
          <w:p w14:paraId="396167CC" w14:textId="77777777" w:rsidR="003401D4" w:rsidRPr="00E84E04" w:rsidRDefault="003401D4" w:rsidP="00E84E04">
            <w:pPr>
              <w:pStyle w:val="NormalWeb"/>
              <w:numPr>
                <w:ilvl w:val="0"/>
                <w:numId w:val="3"/>
              </w:numPr>
              <w:jc w:val="both"/>
              <w:rPr>
                <w:ins w:id="126" w:author="admin-local" w:date="2025-11-27T11:12:00Z"/>
                <w:rPrChange w:id="127" w:author="admin-local" w:date="2025-11-27T11:14:00Z">
                  <w:rPr>
                    <w:ins w:id="128" w:author="admin-local" w:date="2025-11-27T11:12:00Z"/>
                  </w:rPr>
                </w:rPrChange>
              </w:rPr>
              <w:pPrChange w:id="129" w:author="admin-local" w:date="2025-11-27T11:14:00Z">
                <w:pPr>
                  <w:pStyle w:val="NormalWeb"/>
                  <w:numPr>
                    <w:numId w:val="3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130" w:author="admin-local" w:date="2025-11-27T11:12:00Z">
              <w:r w:rsidRPr="00E84E04">
                <w:rPr>
                  <w:rPrChange w:id="131" w:author="admin-local" w:date="2025-11-27T11:14:00Z">
                    <w:rPr/>
                  </w:rPrChange>
                </w:rPr>
                <w:t xml:space="preserve">pratique de </w:t>
              </w:r>
              <w:r w:rsidRPr="00E84E04">
                <w:rPr>
                  <w:rStyle w:val="lev"/>
                  <w:b w:val="0"/>
                  <w:bCs w:val="0"/>
                  <w:rPrChange w:id="132" w:author="admin-local" w:date="2025-11-27T11:14:00Z">
                    <w:rPr>
                      <w:rStyle w:val="lev"/>
                    </w:rPr>
                  </w:rPrChange>
                </w:rPr>
                <w:t>Git/GitHub</w:t>
              </w:r>
              <w:r w:rsidRPr="00E84E04">
                <w:rPr>
                  <w:rPrChange w:id="133" w:author="admin-local" w:date="2025-11-27T11:14:00Z">
                    <w:rPr/>
                  </w:rPrChange>
                </w:rPr>
                <w:t xml:space="preserve"> (issues, pull requests, documentation) ;</w:t>
              </w:r>
            </w:ins>
          </w:p>
          <w:p w14:paraId="68D7BD05" w14:textId="77777777" w:rsidR="003401D4" w:rsidRPr="00E84E04" w:rsidRDefault="003401D4" w:rsidP="00E84E04">
            <w:pPr>
              <w:pStyle w:val="NormalWeb"/>
              <w:numPr>
                <w:ilvl w:val="0"/>
                <w:numId w:val="3"/>
              </w:numPr>
              <w:jc w:val="both"/>
              <w:rPr>
                <w:ins w:id="134" w:author="admin-local" w:date="2025-11-27T11:12:00Z"/>
                <w:rPrChange w:id="135" w:author="admin-local" w:date="2025-11-27T11:14:00Z">
                  <w:rPr>
                    <w:ins w:id="136" w:author="admin-local" w:date="2025-11-27T11:12:00Z"/>
                  </w:rPr>
                </w:rPrChange>
              </w:rPr>
              <w:pPrChange w:id="137" w:author="admin-local" w:date="2025-11-27T11:14:00Z">
                <w:pPr>
                  <w:pStyle w:val="NormalWeb"/>
                  <w:numPr>
                    <w:numId w:val="3"/>
                  </w:numPr>
                  <w:tabs>
                    <w:tab w:val="num" w:pos="720"/>
                  </w:tabs>
                  <w:ind w:left="720" w:hanging="360"/>
                </w:pPr>
              </w:pPrChange>
            </w:pPr>
            <w:ins w:id="138" w:author="admin-local" w:date="2025-11-27T11:12:00Z">
              <w:r w:rsidRPr="00E84E04">
                <w:rPr>
                  <w:rPrChange w:id="139" w:author="admin-local" w:date="2025-11-27T11:14:00Z">
                    <w:rPr/>
                  </w:rPrChange>
                </w:rPr>
                <w:t xml:space="preserve">intérêt pour la </w:t>
              </w:r>
              <w:r w:rsidRPr="00E84E04">
                <w:rPr>
                  <w:rStyle w:val="lev"/>
                  <w:b w:val="0"/>
                  <w:bCs w:val="0"/>
                  <w:rPrChange w:id="140" w:author="admin-local" w:date="2025-11-27T11:14:00Z">
                    <w:rPr>
                      <w:rStyle w:val="lev"/>
                    </w:rPr>
                  </w:rPrChange>
                </w:rPr>
                <w:t>numérisation du patrimoine</w:t>
              </w:r>
              <w:r w:rsidRPr="00E84E04">
                <w:rPr>
                  <w:rPrChange w:id="141" w:author="admin-local" w:date="2025-11-27T11:14:00Z">
                    <w:rPr/>
                  </w:rPrChange>
                </w:rPr>
                <w:t xml:space="preserve">, les </w:t>
              </w:r>
              <w:r w:rsidRPr="00E84E04">
                <w:rPr>
                  <w:rStyle w:val="lev"/>
                  <w:b w:val="0"/>
                  <w:bCs w:val="0"/>
                  <w:rPrChange w:id="142" w:author="admin-local" w:date="2025-11-27T11:14:00Z">
                    <w:rPr>
                      <w:rStyle w:val="lev"/>
                    </w:rPr>
                  </w:rPrChange>
                </w:rPr>
                <w:t>humanités numériques</w:t>
              </w:r>
              <w:r w:rsidRPr="00E84E04">
                <w:rPr>
                  <w:rPrChange w:id="143" w:author="admin-local" w:date="2025-11-27T11:14:00Z">
                    <w:rPr/>
                  </w:rPrChange>
                </w:rPr>
                <w:t xml:space="preserve">, ou la </w:t>
              </w:r>
              <w:r w:rsidRPr="00E84E04">
                <w:rPr>
                  <w:rStyle w:val="lev"/>
                  <w:b w:val="0"/>
                  <w:bCs w:val="0"/>
                  <w:rPrChange w:id="144" w:author="admin-local" w:date="2025-11-27T11:14:00Z">
                    <w:rPr>
                      <w:rStyle w:val="lev"/>
                    </w:rPr>
                  </w:rPrChange>
                </w:rPr>
                <w:t>numismatique</w:t>
              </w:r>
              <w:r w:rsidRPr="00E84E04">
                <w:rPr>
                  <w:rPrChange w:id="145" w:author="admin-local" w:date="2025-11-27T11:14:00Z">
                    <w:rPr/>
                  </w:rPrChange>
                </w:rPr>
                <w:t xml:space="preserve"> (non obligatoire).</w:t>
              </w:r>
            </w:ins>
          </w:p>
          <w:p w14:paraId="35D30B9A" w14:textId="35C08028" w:rsidR="000E0D23" w:rsidRPr="003401D4" w:rsidDel="003401D4" w:rsidRDefault="003401D4" w:rsidP="00E84E04">
            <w:pPr>
              <w:pStyle w:val="NormalWeb"/>
              <w:rPr>
                <w:del w:id="146" w:author="admin-local" w:date="2025-11-27T11:12:00Z"/>
                <w:rPrChange w:id="147" w:author="admin-local" w:date="2025-11-27T11:12:00Z">
                  <w:rPr>
                    <w:del w:id="148" w:author="admin-local" w:date="2025-11-27T11:12:00Z"/>
                    <w:rFonts w:asciiTheme="majorBidi" w:hAnsiTheme="majorBidi" w:cstheme="majorBidi"/>
                    <w:sz w:val="24"/>
                    <w:szCs w:val="24"/>
                  </w:rPr>
                </w:rPrChange>
              </w:rPr>
              <w:pPrChange w:id="149" w:author="admin-local" w:date="2025-11-27T11:14:00Z">
                <w:pPr/>
              </w:pPrChange>
            </w:pPr>
            <w:ins w:id="150" w:author="admin-local" w:date="2025-11-27T11:12:00Z">
              <w:r w:rsidRPr="003401D4">
                <w:rPr>
                  <w:rPrChange w:id="151" w:author="admin-local" w:date="2025-11-27T11:12:00Z">
                    <w:rPr/>
                  </w:rPrChange>
                </w:rPr>
                <w:t>Pour plus d’informations :</w:t>
              </w:r>
              <w:r w:rsidRPr="003401D4">
                <w:rPr>
                  <w:rPrChange w:id="152" w:author="admin-local" w:date="2025-11-27T11:12:00Z">
                    <w:rPr/>
                  </w:rPrChange>
                </w:rPr>
                <w:br/>
              </w:r>
              <w:r w:rsidRPr="003401D4">
                <w:rPr>
                  <w:rFonts w:ascii="Segoe UI Emoji" w:hAnsi="Segoe UI Emoji" w:cs="Segoe UI Emoji"/>
                  <w:rPrChange w:id="153" w:author="admin-local" w:date="2025-11-27T11:12:00Z">
                    <w:rPr>
                      <w:rFonts w:ascii="Segoe UI Emoji" w:hAnsi="Segoe UI Emoji" w:cs="Segoe UI Emoji"/>
                    </w:rPr>
                  </w:rPrChange>
                </w:rPr>
                <w:t>👉</w:t>
              </w:r>
              <w:r w:rsidRPr="003401D4">
                <w:rPr>
                  <w:rPrChange w:id="154" w:author="admin-local" w:date="2025-11-27T11:12:00Z">
                    <w:rPr/>
                  </w:rPrChange>
                </w:rPr>
                <w:t xml:space="preserve"> </w:t>
              </w:r>
              <w:r w:rsidRPr="003401D4">
                <w:rPr>
                  <w:rPrChange w:id="155" w:author="admin-local" w:date="2025-11-27T11:12:00Z">
                    <w:rPr/>
                  </w:rPrChange>
                </w:rPr>
                <w:fldChar w:fldCharType="begin"/>
              </w:r>
              <w:r w:rsidRPr="003401D4">
                <w:rPr>
                  <w:rPrChange w:id="156" w:author="admin-local" w:date="2025-11-27T11:12:00Z">
                    <w:rPr/>
                  </w:rPrChange>
                </w:rPr>
                <w:instrText xml:space="preserve"> HYPERLINK "https://github.com/iramat/almacir/blob/main/NEWS.md" \l "stage-m2" \t "_new" </w:instrText>
              </w:r>
              <w:r w:rsidRPr="003401D4">
                <w:rPr>
                  <w:rPrChange w:id="157" w:author="admin-local" w:date="2025-11-27T11:12:00Z">
                    <w:rPr/>
                  </w:rPrChange>
                </w:rPr>
                <w:fldChar w:fldCharType="separate"/>
              </w:r>
              <w:r w:rsidRPr="003401D4">
                <w:rPr>
                  <w:rStyle w:val="Lienhypertexte"/>
                  <w:rPrChange w:id="158" w:author="admin-local" w:date="2025-11-27T11:12:00Z">
                    <w:rPr>
                      <w:rStyle w:val="Lienhypertexte"/>
                    </w:rPr>
                  </w:rPrChange>
                </w:rPr>
                <w:t>https://github.com/iramat/almacir/blob/main/NEWS.md#stage-m2</w:t>
              </w:r>
              <w:r w:rsidRPr="003401D4">
                <w:rPr>
                  <w:rPrChange w:id="159" w:author="admin-local" w:date="2025-11-27T11:12:00Z">
                    <w:rPr/>
                  </w:rPrChange>
                </w:rPr>
                <w:fldChar w:fldCharType="end"/>
              </w:r>
            </w:ins>
            <w:del w:id="160" w:author="admin-local" w:date="2025-11-27T11:12:00Z">
              <w:r w:rsidR="00E32997" w:rsidDel="003401D4">
                <w:rPr>
                  <w:rFonts w:asciiTheme="majorBidi" w:hAnsiTheme="majorBidi" w:cstheme="majorBidi"/>
                </w:rPr>
                <w:delText xml:space="preserve">Dans le cadre du projet ANR ALMACIR, le/la stagiaire participera </w:delText>
              </w:r>
            </w:del>
            <w:del w:id="161" w:author="admin-local" w:date="2025-11-27T10:23:00Z">
              <w:r w:rsidR="00E32997" w:rsidDel="003E7ABA">
                <w:rPr>
                  <w:rFonts w:asciiTheme="majorBidi" w:hAnsiTheme="majorBidi" w:cstheme="majorBidi"/>
                </w:rPr>
                <w:delText>à la mise en place</w:delText>
              </w:r>
            </w:del>
            <w:del w:id="162" w:author="admin-local" w:date="2025-11-27T11:12:00Z">
              <w:r w:rsidR="00E32997" w:rsidDel="003401D4">
                <w:rPr>
                  <w:rFonts w:asciiTheme="majorBidi" w:hAnsiTheme="majorBidi" w:cstheme="majorBidi"/>
                </w:rPr>
                <w:delText xml:space="preserve"> d’une base de données</w:delText>
              </w:r>
              <w:r w:rsidR="00783C8C" w:rsidDel="003401D4">
                <w:rPr>
                  <w:rFonts w:asciiTheme="majorBidi" w:hAnsiTheme="majorBidi" w:cstheme="majorBidi"/>
                </w:rPr>
                <w:delText xml:space="preserve"> regroupant les données numismatiques </w:delText>
              </w:r>
            </w:del>
            <w:del w:id="163" w:author="admin-local" w:date="2025-11-27T10:24:00Z">
              <w:r w:rsidR="00783C8C" w:rsidDel="003E7ABA">
                <w:rPr>
                  <w:rFonts w:asciiTheme="majorBidi" w:hAnsiTheme="majorBidi" w:cstheme="majorBidi"/>
                </w:rPr>
                <w:delText xml:space="preserve">et archéométriques </w:delText>
              </w:r>
            </w:del>
            <w:del w:id="164" w:author="admin-local" w:date="2025-11-27T11:12:00Z">
              <w:r w:rsidR="00783C8C" w:rsidDel="003401D4">
                <w:rPr>
                  <w:rFonts w:asciiTheme="majorBidi" w:hAnsiTheme="majorBidi" w:cstheme="majorBidi"/>
                </w:rPr>
                <w:delText>de monnaies de l’Occident musulman médiéval.</w:delText>
              </w:r>
            </w:del>
          </w:p>
          <w:p w14:paraId="6746A667" w14:textId="730B7CA6" w:rsidR="00E32997" w:rsidDel="001A01DA" w:rsidRDefault="00E32997" w:rsidP="00E84E04">
            <w:pPr>
              <w:pStyle w:val="NormalWeb"/>
              <w:rPr>
                <w:del w:id="165" w:author="admin-local" w:date="2025-11-27T10:28:00Z"/>
                <w:rFonts w:asciiTheme="majorBidi" w:hAnsiTheme="majorBidi" w:cstheme="majorBidi"/>
              </w:rPr>
              <w:pPrChange w:id="166" w:author="admin-local" w:date="2025-11-27T11:14:00Z">
                <w:pPr/>
              </w:pPrChange>
            </w:pPr>
            <w:del w:id="167" w:author="admin-local" w:date="2025-11-27T10:28:00Z">
              <w:r w:rsidDel="003E7ABA">
                <w:rPr>
                  <w:rFonts w:asciiTheme="majorBidi" w:hAnsiTheme="majorBidi" w:cstheme="majorBidi"/>
                </w:rPr>
                <w:delText xml:space="preserve">Ses principales missions seront : </w:delText>
              </w:r>
            </w:del>
          </w:p>
          <w:p w14:paraId="5F9162D6" w14:textId="67F9E710" w:rsidR="00E32997" w:rsidRPr="000E0D23" w:rsidRDefault="00E32997" w:rsidP="00E84E04">
            <w:pPr>
              <w:pStyle w:val="NormalWeb"/>
              <w:rPr>
                <w:rFonts w:asciiTheme="majorBidi" w:hAnsiTheme="majorBidi" w:cstheme="majorBidi"/>
              </w:rPr>
              <w:pPrChange w:id="168" w:author="admin-local" w:date="2025-11-27T11:14:00Z">
                <w:pPr/>
              </w:pPrChange>
            </w:pPr>
            <w:del w:id="169" w:author="admin-local" w:date="2025-11-27T11:10:00Z">
              <w:r w:rsidDel="004B6E02">
                <w:rPr>
                  <w:rFonts w:asciiTheme="majorBidi" w:hAnsiTheme="majorBidi" w:cstheme="majorBidi"/>
                </w:rPr>
                <w:delText>…</w:delText>
              </w:r>
            </w:del>
          </w:p>
        </w:tc>
      </w:tr>
      <w:tr w:rsidR="000E0D23" w:rsidRPr="000E0D23" w14:paraId="4D9E2663" w14:textId="77777777" w:rsidTr="00E32997">
        <w:tc>
          <w:tcPr>
            <w:tcW w:w="2122" w:type="dxa"/>
            <w:shd w:val="clear" w:color="auto" w:fill="E7E6E6" w:themeFill="background2"/>
          </w:tcPr>
          <w:p w14:paraId="21551C9F" w14:textId="4B6BEF31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Gratification mensuelle</w:t>
            </w:r>
          </w:p>
        </w:tc>
        <w:tc>
          <w:tcPr>
            <w:tcW w:w="6940" w:type="dxa"/>
          </w:tcPr>
          <w:p w14:paraId="5937D2C8" w14:textId="06A12D22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Réglementation en vigueur</w:t>
            </w:r>
          </w:p>
        </w:tc>
      </w:tr>
      <w:tr w:rsidR="000E0D23" w:rsidRPr="000E0D23" w14:paraId="048D5CDA" w14:textId="77777777" w:rsidTr="00FA515B">
        <w:trPr>
          <w:trHeight w:val="1488"/>
        </w:trPr>
        <w:tc>
          <w:tcPr>
            <w:tcW w:w="2122" w:type="dxa"/>
            <w:shd w:val="clear" w:color="auto" w:fill="E7E6E6" w:themeFill="background2"/>
          </w:tcPr>
          <w:p w14:paraId="473374BD" w14:textId="3934DBAA" w:rsidR="000E0D23" w:rsidRP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Candidatures</w:t>
            </w:r>
          </w:p>
        </w:tc>
        <w:tc>
          <w:tcPr>
            <w:tcW w:w="6940" w:type="dxa"/>
          </w:tcPr>
          <w:p w14:paraId="00DEDECE" w14:textId="77777777" w:rsidR="000E0D23" w:rsidRDefault="00E329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Les candidatures devront comprendre un CV et une lettre de motivation et devront être envoyées par courrier électronique aux deux adresses suivantes :</w:t>
            </w:r>
          </w:p>
          <w:p w14:paraId="12D5D8E4" w14:textId="0402FC56" w:rsidR="00E32997" w:rsidRDefault="00E84E04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9" w:history="1">
              <w:r w:rsidR="00E32997" w:rsidRPr="004E7E32">
                <w:rPr>
                  <w:rStyle w:val="Lienhypertexte"/>
                  <w:rFonts w:asciiTheme="majorBidi" w:hAnsiTheme="majorBidi" w:cstheme="majorBidi"/>
                  <w:sz w:val="24"/>
                  <w:szCs w:val="24"/>
                </w:rPr>
                <w:t>sebastien.gasc@cnrs-orleans.fr</w:t>
              </w:r>
            </w:hyperlink>
          </w:p>
          <w:p w14:paraId="1C124929" w14:textId="6557AA44" w:rsidR="00E32997" w:rsidRPr="00E32997" w:rsidRDefault="00E84E04" w:rsidP="00E32997">
            <w:hyperlink r:id="rId10" w:history="1">
              <w:r w:rsidR="00E32997" w:rsidRPr="004E7E32">
                <w:rPr>
                  <w:rStyle w:val="Lienhypertexte"/>
                  <w:rFonts w:asciiTheme="majorBidi" w:hAnsiTheme="majorBidi" w:cstheme="majorBidi"/>
                  <w:sz w:val="24"/>
                  <w:szCs w:val="24"/>
                </w:rPr>
                <w:t>t</w:t>
              </w:r>
              <w:r w:rsidR="00E32997" w:rsidRPr="004E7E32">
                <w:rPr>
                  <w:rStyle w:val="Lienhypertexte"/>
                </w:rPr>
                <w:t>homas.huet@cnrs.fr</w:t>
              </w:r>
            </w:hyperlink>
            <w:r w:rsidR="00E32997">
              <w:t xml:space="preserve"> </w:t>
            </w:r>
          </w:p>
        </w:tc>
      </w:tr>
    </w:tbl>
    <w:p w14:paraId="1E435227" w14:textId="77777777" w:rsidR="000E0D23" w:rsidRPr="000E0D23" w:rsidRDefault="000E0D23">
      <w:pPr>
        <w:rPr>
          <w:rFonts w:asciiTheme="majorBidi" w:hAnsiTheme="majorBidi" w:cstheme="majorBidi"/>
          <w:sz w:val="24"/>
          <w:szCs w:val="24"/>
        </w:rPr>
      </w:pPr>
    </w:p>
    <w:sectPr w:rsidR="000E0D23" w:rsidRPr="000E0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B35"/>
    <w:multiLevelType w:val="multilevel"/>
    <w:tmpl w:val="651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1463F"/>
    <w:multiLevelType w:val="multilevel"/>
    <w:tmpl w:val="2C1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8512D"/>
    <w:multiLevelType w:val="multilevel"/>
    <w:tmpl w:val="FBE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-local">
    <w15:presenceInfo w15:providerId="None" w15:userId="admin-loc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23"/>
    <w:rsid w:val="000E0D23"/>
    <w:rsid w:val="001977F0"/>
    <w:rsid w:val="001A01DA"/>
    <w:rsid w:val="001F4C9D"/>
    <w:rsid w:val="003401D4"/>
    <w:rsid w:val="003E7ABA"/>
    <w:rsid w:val="00481D1A"/>
    <w:rsid w:val="004B6E02"/>
    <w:rsid w:val="00783C8C"/>
    <w:rsid w:val="00E32997"/>
    <w:rsid w:val="00E84E04"/>
    <w:rsid w:val="00FA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777D6"/>
  <w15:chartTrackingRefBased/>
  <w15:docId w15:val="{63F71063-1AE6-4DB4-82A8-41ECF01D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40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E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E0D23"/>
    <w:rPr>
      <w:b/>
      <w:bCs/>
    </w:rPr>
  </w:style>
  <w:style w:type="paragraph" w:styleId="NormalWeb">
    <w:name w:val="Normal (Web)"/>
    <w:basedOn w:val="Normal"/>
    <w:uiPriority w:val="99"/>
    <w:unhideWhenUsed/>
    <w:rsid w:val="000E0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E3299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997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3401D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thomas.huet@cnrs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bastien.gasc@cnrs-orlean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Gasc</dc:creator>
  <cp:keywords/>
  <dc:description/>
  <cp:lastModifiedBy>admin-local</cp:lastModifiedBy>
  <cp:revision>6</cp:revision>
  <dcterms:created xsi:type="dcterms:W3CDTF">2025-10-30T13:32:00Z</dcterms:created>
  <dcterms:modified xsi:type="dcterms:W3CDTF">2025-11-27T10:14:00Z</dcterms:modified>
</cp:coreProperties>
</file>